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spacing w:line="276" w:lineRule="auto"/>
        <w:jc w:val="both"/>
        <w:rPr>
          <w:rFonts w:ascii="Times New Roman" w:cs="Times New Roman" w:eastAsia="Times New Roman" w:hAnsi="Times New Roman"/>
        </w:rPr>
      </w:pPr>
      <w:bookmarkStart w:colFirst="0" w:colLast="0" w:name="_aczyuw2yex2w" w:id="0"/>
      <w:bookmarkEnd w:id="0"/>
      <w:r w:rsidDel="00000000" w:rsidR="00000000" w:rsidRPr="00000000">
        <w:rPr>
          <w:rFonts w:ascii="Times New Roman" w:cs="Times New Roman" w:eastAsia="Times New Roman" w:hAnsi="Times New Roman"/>
          <w:b w:val="0"/>
          <w:color w:val="039be5"/>
          <w:sz w:val="72"/>
          <w:szCs w:val="72"/>
          <w:rtl w:val="0"/>
        </w:rPr>
        <w:t xml:space="preserve">Projet </w:t>
      </w:r>
      <w:r w:rsidDel="00000000" w:rsidR="00000000" w:rsidRPr="00000000">
        <w:rPr>
          <w:rFonts w:ascii="Times New Roman" w:cs="Times New Roman" w:eastAsia="Times New Roman" w:hAnsi="Times New Roman"/>
          <w:color w:val="404040"/>
          <w:sz w:val="96"/>
          <w:szCs w:val="96"/>
          <w:rtl w:val="0"/>
        </w:rPr>
        <w:br w:type="textWrapping"/>
      </w:r>
      <w:r w:rsidDel="00000000" w:rsidR="00000000" w:rsidRPr="00000000">
        <w:rPr>
          <w:rFonts w:ascii="Times New Roman" w:cs="Times New Roman" w:eastAsia="Times New Roman" w:hAnsi="Times New Roman"/>
          <w:rtl w:val="0"/>
        </w:rPr>
        <w:t xml:space="preserve">Machine Learning</w:t>
      </w:r>
    </w:p>
    <w:p w:rsidR="00000000" w:rsidDel="00000000" w:rsidP="00000000" w:rsidRDefault="00000000" w:rsidRPr="00000000" w14:paraId="00000002">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Telco </w:t>
      </w:r>
      <w:r w:rsidDel="00000000" w:rsidR="00000000" w:rsidRPr="00000000">
        <w:rPr>
          <w:rtl w:val="0"/>
        </w:rPr>
      </w:r>
    </w:p>
    <w:p w:rsidR="00000000" w:rsidDel="00000000" w:rsidP="00000000" w:rsidRDefault="00000000" w:rsidRPr="00000000" w14:paraId="00000003">
      <w:pPr>
        <w:spacing w:line="276" w:lineRule="auto"/>
        <w:jc w:val="both"/>
        <w:rPr>
          <w:rFonts w:ascii="Times New Roman" w:cs="Times New Roman" w:eastAsia="Times New Roman" w:hAnsi="Times New Roman"/>
          <w:color w:val="1155cc"/>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3600" w:line="276" w:lineRule="auto"/>
        <w:jc w:val="both"/>
        <w:rPr>
          <w:rFonts w:ascii="Times New Roman" w:cs="Times New Roman" w:eastAsia="Times New Roman" w:hAnsi="Times New Roman"/>
          <w:b w:val="1"/>
          <w:color w:val="666666"/>
          <w:sz w:val="20"/>
          <w:szCs w:val="20"/>
        </w:rPr>
      </w:pPr>
      <w:r w:rsidDel="00000000" w:rsidR="00000000" w:rsidRPr="00000000">
        <w:rPr>
          <w:rFonts w:ascii="Times New Roman" w:cs="Times New Roman" w:eastAsia="Times New Roman" w:hAnsi="Times New Roman"/>
          <w:color w:val="666666"/>
          <w:sz w:val="20"/>
          <w:szCs w:val="20"/>
        </w:rPr>
        <w:drawing>
          <wp:inline distB="114300" distT="114300" distL="114300" distR="114300">
            <wp:extent cx="447675" cy="57150"/>
            <wp:effectExtent b="0" l="0" r="0" t="0"/>
            <wp:docPr descr="short line" id="23" name="image17.png"/>
            <a:graphic>
              <a:graphicData uri="http://schemas.openxmlformats.org/drawingml/2006/picture">
                <pic:pic>
                  <pic:nvPicPr>
                    <pic:cNvPr descr="short line" id="0" name="image17.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Fonts w:ascii="Times New Roman" w:cs="Times New Roman" w:eastAsia="Times New Roman" w:hAnsi="Times New Roman"/>
          <w:b w:val="1"/>
          <w:color w:val="666666"/>
          <w:sz w:val="20"/>
          <w:szCs w:val="20"/>
          <w:rtl w:val="0"/>
        </w:rPr>
        <w:t xml:space="preserve">4 DataScience 2</w:t>
      </w:r>
    </w:p>
    <w:p w:rsidR="00000000" w:rsidDel="00000000" w:rsidP="00000000" w:rsidRDefault="00000000" w:rsidRPr="00000000" w14:paraId="00000005">
      <w:pPr>
        <w:spacing w:line="276" w:lineRule="auto"/>
        <w:jc w:val="both"/>
        <w:rPr>
          <w:rFonts w:ascii="Times New Roman" w:cs="Times New Roman" w:eastAsia="Times New Roman" w:hAnsi="Times New Roman"/>
          <w:color w:val="1155cc"/>
          <w:sz w:val="28"/>
          <w:szCs w:val="28"/>
        </w:rPr>
      </w:pPr>
      <w:r w:rsidDel="00000000" w:rsidR="00000000" w:rsidRPr="00000000">
        <w:rPr>
          <w:rFonts w:ascii="Times New Roman" w:cs="Times New Roman" w:eastAsia="Times New Roman" w:hAnsi="Times New Roman"/>
          <w:sz w:val="32"/>
          <w:szCs w:val="32"/>
          <w:rtl w:val="0"/>
        </w:rPr>
        <w:br w:type="textWrapping"/>
      </w:r>
      <w:r w:rsidDel="00000000" w:rsidR="00000000" w:rsidRPr="00000000">
        <w:rPr>
          <w:rFonts w:ascii="Times New Roman" w:cs="Times New Roman" w:eastAsia="Times New Roman" w:hAnsi="Times New Roman"/>
          <w:color w:val="1155cc"/>
          <w:sz w:val="28"/>
          <w:szCs w:val="28"/>
          <w:rtl w:val="0"/>
        </w:rPr>
        <w:t xml:space="preserve">Réalisé par: </w:t>
      </w:r>
    </w:p>
    <w:p w:rsidR="00000000" w:rsidDel="00000000" w:rsidP="00000000" w:rsidRDefault="00000000" w:rsidRPr="00000000" w14:paraId="00000006">
      <w:pPr>
        <w:spacing w:line="276" w:lineRule="auto"/>
        <w:jc w:val="both"/>
        <w:rPr>
          <w:rFonts w:ascii="Times New Roman" w:cs="Times New Roman" w:eastAsia="Times New Roman" w:hAnsi="Times New Roman"/>
          <w:b w:val="1"/>
          <w:color w:val="434343"/>
          <w:sz w:val="24"/>
          <w:szCs w:val="24"/>
        </w:rPr>
      </w:pPr>
      <w:r w:rsidDel="00000000" w:rsidR="00000000" w:rsidRPr="00000000">
        <w:rPr>
          <w:rFonts w:ascii="Times New Roman" w:cs="Times New Roman" w:eastAsia="Times New Roman" w:hAnsi="Times New Roman"/>
          <w:b w:val="1"/>
          <w:color w:val="434343"/>
          <w:sz w:val="24"/>
          <w:szCs w:val="24"/>
          <w:rtl w:val="0"/>
        </w:rPr>
        <w:t xml:space="preserve">BELAIDI Nada </w:t>
      </w:r>
    </w:p>
    <w:p w:rsidR="00000000" w:rsidDel="00000000" w:rsidP="00000000" w:rsidRDefault="00000000" w:rsidRPr="00000000" w14:paraId="00000007">
      <w:pPr>
        <w:spacing w:line="276" w:lineRule="auto"/>
        <w:jc w:val="both"/>
        <w:rPr>
          <w:rFonts w:ascii="Times New Roman" w:cs="Times New Roman" w:eastAsia="Times New Roman" w:hAnsi="Times New Roman"/>
          <w:b w:val="1"/>
          <w:color w:val="434343"/>
          <w:sz w:val="24"/>
          <w:szCs w:val="24"/>
        </w:rPr>
      </w:pPr>
      <w:r w:rsidDel="00000000" w:rsidR="00000000" w:rsidRPr="00000000">
        <w:rPr>
          <w:rFonts w:ascii="Times New Roman" w:cs="Times New Roman" w:eastAsia="Times New Roman" w:hAnsi="Times New Roman"/>
          <w:b w:val="1"/>
          <w:color w:val="434343"/>
          <w:sz w:val="24"/>
          <w:szCs w:val="24"/>
          <w:rtl w:val="0"/>
        </w:rPr>
        <w:t xml:space="preserve">CHARAABI Khaled </w:t>
      </w:r>
    </w:p>
    <w:p w:rsidR="00000000" w:rsidDel="00000000" w:rsidP="00000000" w:rsidRDefault="00000000" w:rsidRPr="00000000" w14:paraId="00000008">
      <w:pPr>
        <w:spacing w:line="276" w:lineRule="auto"/>
        <w:jc w:val="both"/>
        <w:rPr>
          <w:rFonts w:ascii="Times New Roman" w:cs="Times New Roman" w:eastAsia="Times New Roman" w:hAnsi="Times New Roman"/>
          <w:b w:val="1"/>
          <w:color w:val="434343"/>
          <w:sz w:val="24"/>
          <w:szCs w:val="24"/>
        </w:rPr>
      </w:pPr>
      <w:r w:rsidDel="00000000" w:rsidR="00000000" w:rsidRPr="00000000">
        <w:rPr>
          <w:rFonts w:ascii="Times New Roman" w:cs="Times New Roman" w:eastAsia="Times New Roman" w:hAnsi="Times New Roman"/>
          <w:b w:val="1"/>
          <w:color w:val="434343"/>
          <w:sz w:val="24"/>
          <w:szCs w:val="24"/>
          <w:rtl w:val="0"/>
        </w:rPr>
        <w:t xml:space="preserve">LAKHAL Abir</w:t>
      </w:r>
    </w:p>
    <w:p w:rsidR="00000000" w:rsidDel="00000000" w:rsidP="00000000" w:rsidRDefault="00000000" w:rsidRPr="00000000" w14:paraId="00000009">
      <w:pPr>
        <w:spacing w:line="276" w:lineRule="auto"/>
        <w:jc w:val="both"/>
        <w:rPr>
          <w:rFonts w:ascii="Times New Roman" w:cs="Times New Roman" w:eastAsia="Times New Roman" w:hAnsi="Times New Roman"/>
          <w:b w:val="1"/>
          <w:color w:val="434343"/>
          <w:sz w:val="32"/>
          <w:szCs w:val="32"/>
        </w:rPr>
      </w:pPr>
      <w:r w:rsidDel="00000000" w:rsidR="00000000" w:rsidRPr="00000000">
        <w:rPr>
          <w:rFonts w:ascii="Times New Roman" w:cs="Times New Roman" w:eastAsia="Times New Roman" w:hAnsi="Times New Roman"/>
          <w:b w:val="1"/>
          <w:color w:val="434343"/>
          <w:sz w:val="24"/>
          <w:szCs w:val="24"/>
          <w:rtl w:val="0"/>
        </w:rPr>
        <w:t xml:space="preserve">MAGHREBI Racha</w:t>
      </w:r>
      <w:r w:rsidDel="00000000" w:rsidR="00000000" w:rsidRPr="00000000">
        <w:rPr>
          <w:rFonts w:ascii="Times New Roman" w:cs="Times New Roman" w:eastAsia="Times New Roman" w:hAnsi="Times New Roman"/>
          <w:b w:val="1"/>
          <w:color w:val="434343"/>
          <w:sz w:val="32"/>
          <w:szCs w:val="32"/>
          <w:rtl w:val="0"/>
        </w:rPr>
        <w:t xml:space="preserve">  </w:t>
      </w:r>
    </w:p>
    <w:p w:rsidR="00000000" w:rsidDel="00000000" w:rsidP="00000000" w:rsidRDefault="00000000" w:rsidRPr="00000000" w14:paraId="0000000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34343"/>
          <w:sz w:val="24"/>
          <w:szCs w:val="24"/>
          <w:rtl w:val="0"/>
        </w:rPr>
        <w:t xml:space="preserve">KHECHANA</w:t>
      </w:r>
      <w:r w:rsidDel="00000000" w:rsidR="00000000" w:rsidRPr="00000000">
        <w:rPr>
          <w:rFonts w:ascii="Times New Roman" w:cs="Times New Roman" w:eastAsia="Times New Roman" w:hAnsi="Times New Roman"/>
          <w:b w:val="1"/>
          <w:color w:val="434343"/>
          <w:sz w:val="24"/>
          <w:szCs w:val="24"/>
          <w:rtl w:val="0"/>
        </w:rPr>
        <w:t xml:space="preserve"> Fares</w:t>
      </w:r>
      <w:r w:rsidDel="00000000" w:rsidR="00000000" w:rsidRPr="00000000">
        <w:rPr>
          <w:rFonts w:ascii="Times New Roman" w:cs="Times New Roman" w:eastAsia="Times New Roman" w:hAnsi="Times New Roman"/>
          <w:color w:val="666666"/>
          <w:sz w:val="32"/>
          <w:szCs w:val="32"/>
          <w:rtl w:val="0"/>
        </w:rPr>
        <w:t xml:space="preserve">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tabs>
              <w:tab w:val="right" w:pos="9360"/>
            </w:tabs>
            <w:spacing w:after="80" w:before="200" w:line="276" w:lineRule="auto"/>
            <w:ind w:left="0" w:firstLine="0"/>
            <w:jc w:val="both"/>
            <w:rPr>
              <w:rFonts w:ascii="Times New Roman" w:cs="Times New Roman" w:eastAsia="Times New Roman" w:hAnsi="Times New Roman"/>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0C">
          <w:pPr>
            <w:tabs>
              <w:tab w:val="right" w:pos="9360"/>
            </w:tabs>
            <w:spacing w:after="80" w:before="200" w:line="276" w:lineRule="auto"/>
            <w:ind w:left="0" w:firstLine="0"/>
            <w:jc w:val="both"/>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spacing w:line="276" w:lineRule="auto"/>
        <w:jc w:val="center"/>
        <w:rPr>
          <w:rFonts w:ascii="Lobster" w:cs="Lobster" w:eastAsia="Lobster" w:hAnsi="Lobster"/>
          <w:b w:val="1"/>
          <w:sz w:val="30"/>
          <w:szCs w:val="30"/>
        </w:rPr>
      </w:pPr>
      <w:r w:rsidDel="00000000" w:rsidR="00000000" w:rsidRPr="00000000">
        <w:rPr>
          <w:rFonts w:ascii="Lobster" w:cs="Lobster" w:eastAsia="Lobster" w:hAnsi="Lobster"/>
          <w:b w:val="1"/>
          <w:sz w:val="30"/>
          <w:szCs w:val="30"/>
          <w:rtl w:val="0"/>
        </w:rPr>
        <w:t xml:space="preserve">Table de matière</w:t>
      </w:r>
    </w:p>
    <w:sdt>
      <w:sdtPr>
        <w:docPartObj>
          <w:docPartGallery w:val="Table of Contents"/>
          <w:docPartUnique w:val="1"/>
        </w:docPartObj>
      </w:sdtPr>
      <w:sdtContent>
        <w:p w:rsidR="00000000" w:rsidDel="00000000" w:rsidP="00000000" w:rsidRDefault="00000000" w:rsidRPr="00000000" w14:paraId="0000000E">
          <w:pPr>
            <w:tabs>
              <w:tab w:val="right" w:pos="12000"/>
            </w:tabs>
            <w:spacing w:before="80" w:line="240" w:lineRule="auto"/>
            <w:ind w:left="0" w:firstLine="0"/>
            <w:rPr/>
          </w:pPr>
          <w:r w:rsidDel="00000000" w:rsidR="00000000" w:rsidRPr="00000000">
            <w:fldChar w:fldCharType="begin"/>
            <w:instrText xml:space="preserve"> TOC \h \u \z </w:instrText>
            <w:fldChar w:fldCharType="separate"/>
          </w:r>
          <w:hyperlink w:anchor="_wj249xa64hfo">
            <w:r w:rsidDel="00000000" w:rsidR="00000000" w:rsidRPr="00000000">
              <w:rPr>
                <w:b w:val="1"/>
                <w:rtl w:val="0"/>
              </w:rPr>
              <w:t xml:space="preserve">Compréhension du problème métier</w:t>
            </w:r>
          </w:hyperlink>
          <w:r w:rsidDel="00000000" w:rsidR="00000000" w:rsidRPr="00000000">
            <w:rPr>
              <w:b w:val="1"/>
              <w:rtl w:val="0"/>
            </w:rPr>
            <w:tab/>
          </w:r>
          <w:r w:rsidDel="00000000" w:rsidR="00000000" w:rsidRPr="00000000">
            <w:fldChar w:fldCharType="begin"/>
            <w:instrText xml:space="preserve"> PAGEREF _wj249xa64hfo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12000"/>
            </w:tabs>
            <w:spacing w:before="60" w:line="240" w:lineRule="auto"/>
            <w:ind w:left="360" w:firstLine="0"/>
            <w:rPr/>
          </w:pPr>
          <w:hyperlink w:anchor="_61q0w4ufj2dz">
            <w:r w:rsidDel="00000000" w:rsidR="00000000" w:rsidRPr="00000000">
              <w:rPr>
                <w:rtl w:val="0"/>
              </w:rPr>
              <w:t xml:space="preserve">1-problématique:</w:t>
            </w:r>
          </w:hyperlink>
          <w:r w:rsidDel="00000000" w:rsidR="00000000" w:rsidRPr="00000000">
            <w:rPr>
              <w:rtl w:val="0"/>
            </w:rPr>
            <w:tab/>
          </w:r>
          <w:r w:rsidDel="00000000" w:rsidR="00000000" w:rsidRPr="00000000">
            <w:fldChar w:fldCharType="begin"/>
            <w:instrText xml:space="preserve"> PAGEREF _61q0w4ufj2dz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12000"/>
            </w:tabs>
            <w:spacing w:before="60" w:line="240" w:lineRule="auto"/>
            <w:ind w:left="360" w:firstLine="0"/>
            <w:rPr/>
          </w:pPr>
          <w:hyperlink w:anchor="_gy5mfzex9e0w">
            <w:r w:rsidDel="00000000" w:rsidR="00000000" w:rsidRPr="00000000">
              <w:rPr>
                <w:rtl w:val="0"/>
              </w:rPr>
              <w:t xml:space="preserve">2-Objectif:</w:t>
            </w:r>
          </w:hyperlink>
          <w:r w:rsidDel="00000000" w:rsidR="00000000" w:rsidRPr="00000000">
            <w:rPr>
              <w:rtl w:val="0"/>
            </w:rPr>
            <w:tab/>
          </w:r>
          <w:r w:rsidDel="00000000" w:rsidR="00000000" w:rsidRPr="00000000">
            <w:fldChar w:fldCharType="begin"/>
            <w:instrText xml:space="preserve"> PAGEREF _gy5mfzex9e0w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12000"/>
            </w:tabs>
            <w:spacing w:before="200" w:line="240" w:lineRule="auto"/>
            <w:ind w:left="0" w:firstLine="0"/>
            <w:rPr/>
          </w:pPr>
          <w:hyperlink w:anchor="_rorudpeomw2q">
            <w:r w:rsidDel="00000000" w:rsidR="00000000" w:rsidRPr="00000000">
              <w:rPr>
                <w:b w:val="1"/>
                <w:rtl w:val="0"/>
              </w:rPr>
              <w:t xml:space="preserve">Compréhension des données</w:t>
            </w:r>
          </w:hyperlink>
          <w:r w:rsidDel="00000000" w:rsidR="00000000" w:rsidRPr="00000000">
            <w:rPr>
              <w:b w:val="1"/>
              <w:rtl w:val="0"/>
            </w:rPr>
            <w:tab/>
          </w:r>
          <w:r w:rsidDel="00000000" w:rsidR="00000000" w:rsidRPr="00000000">
            <w:fldChar w:fldCharType="begin"/>
            <w:instrText xml:space="preserve"> PAGEREF _rorudpeomw2q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2000"/>
            </w:tabs>
            <w:spacing w:before="200" w:line="240" w:lineRule="auto"/>
            <w:ind w:left="0" w:firstLine="0"/>
            <w:rPr/>
          </w:pPr>
          <w:hyperlink w:anchor="_uqtd0acr3ecl">
            <w:r w:rsidDel="00000000" w:rsidR="00000000" w:rsidRPr="00000000">
              <w:rPr>
                <w:b w:val="1"/>
                <w:rtl w:val="0"/>
              </w:rPr>
              <w:t xml:space="preserve">III-Préparation des données</w:t>
            </w:r>
          </w:hyperlink>
          <w:r w:rsidDel="00000000" w:rsidR="00000000" w:rsidRPr="00000000">
            <w:rPr>
              <w:b w:val="1"/>
              <w:rtl w:val="0"/>
            </w:rPr>
            <w:tab/>
          </w:r>
          <w:r w:rsidDel="00000000" w:rsidR="00000000" w:rsidRPr="00000000">
            <w:fldChar w:fldCharType="begin"/>
            <w:instrText xml:space="preserve"> PAGEREF _uqtd0acr3ecl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2000"/>
            </w:tabs>
            <w:spacing w:before="60" w:line="240" w:lineRule="auto"/>
            <w:ind w:left="360" w:firstLine="0"/>
            <w:rPr/>
          </w:pPr>
          <w:hyperlink w:anchor="_txxew7mgdlxz">
            <w:r w:rsidDel="00000000" w:rsidR="00000000" w:rsidRPr="00000000">
              <w:rPr>
                <w:rtl w:val="0"/>
              </w:rPr>
              <w:t xml:space="preserve">1-nettoyage des données</w:t>
            </w:r>
          </w:hyperlink>
          <w:r w:rsidDel="00000000" w:rsidR="00000000" w:rsidRPr="00000000">
            <w:rPr>
              <w:rtl w:val="0"/>
            </w:rPr>
            <w:tab/>
          </w:r>
          <w:r w:rsidDel="00000000" w:rsidR="00000000" w:rsidRPr="00000000">
            <w:fldChar w:fldCharType="begin"/>
            <w:instrText xml:space="preserve"> PAGEREF _txxew7mgdlxz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2000"/>
            </w:tabs>
            <w:spacing w:before="60" w:line="240" w:lineRule="auto"/>
            <w:ind w:left="360" w:firstLine="0"/>
            <w:rPr/>
          </w:pPr>
          <w:hyperlink w:anchor="_2d7h9mp62ocv">
            <w:r w:rsidDel="00000000" w:rsidR="00000000" w:rsidRPr="00000000">
              <w:rPr>
                <w:rtl w:val="0"/>
              </w:rPr>
              <w:t xml:space="preserve">2-Feature Selection:</w:t>
            </w:r>
          </w:hyperlink>
          <w:r w:rsidDel="00000000" w:rsidR="00000000" w:rsidRPr="00000000">
            <w:rPr>
              <w:rtl w:val="0"/>
            </w:rPr>
            <w:tab/>
          </w:r>
          <w:r w:rsidDel="00000000" w:rsidR="00000000" w:rsidRPr="00000000">
            <w:fldChar w:fldCharType="begin"/>
            <w:instrText xml:space="preserve"> PAGEREF _2d7h9mp62ocv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2000"/>
            </w:tabs>
            <w:spacing w:before="60" w:line="240" w:lineRule="auto"/>
            <w:ind w:left="720" w:firstLine="0"/>
            <w:rPr/>
          </w:pPr>
          <w:hyperlink w:anchor="_3j1oy6j504b9">
            <w:r w:rsidDel="00000000" w:rsidR="00000000" w:rsidRPr="00000000">
              <w:rPr>
                <w:rtl w:val="0"/>
              </w:rPr>
              <w:t xml:space="preserve">A- Corrélation:</w:t>
            </w:r>
          </w:hyperlink>
          <w:r w:rsidDel="00000000" w:rsidR="00000000" w:rsidRPr="00000000">
            <w:rPr>
              <w:rtl w:val="0"/>
            </w:rPr>
            <w:tab/>
          </w:r>
          <w:r w:rsidDel="00000000" w:rsidR="00000000" w:rsidRPr="00000000">
            <w:fldChar w:fldCharType="begin"/>
            <w:instrText xml:space="preserve"> PAGEREF _3j1oy6j504b9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2000"/>
            </w:tabs>
            <w:spacing w:before="60" w:line="240" w:lineRule="auto"/>
            <w:ind w:left="720" w:firstLine="0"/>
            <w:rPr/>
          </w:pPr>
          <w:hyperlink w:anchor="_zbmgref1wx6c">
            <w:r w:rsidDel="00000000" w:rsidR="00000000" w:rsidRPr="00000000">
              <w:rPr>
                <w:rtl w:val="0"/>
              </w:rPr>
              <w:t xml:space="preserve">B-manipulation des données :fonction get_dummies:</w:t>
            </w:r>
          </w:hyperlink>
          <w:r w:rsidDel="00000000" w:rsidR="00000000" w:rsidRPr="00000000">
            <w:rPr>
              <w:rtl w:val="0"/>
            </w:rPr>
            <w:tab/>
          </w:r>
          <w:r w:rsidDel="00000000" w:rsidR="00000000" w:rsidRPr="00000000">
            <w:fldChar w:fldCharType="begin"/>
            <w:instrText xml:space="preserve"> PAGEREF _zbmgref1wx6c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2000"/>
            </w:tabs>
            <w:spacing w:before="60" w:line="240" w:lineRule="auto"/>
            <w:ind w:left="720" w:firstLine="0"/>
            <w:rPr/>
          </w:pPr>
          <w:hyperlink w:anchor="_66sx60ofxr6j">
            <w:r w:rsidDel="00000000" w:rsidR="00000000" w:rsidRPr="00000000">
              <w:rPr>
                <w:rtl w:val="0"/>
              </w:rPr>
              <w:t xml:space="preserve">C-SFS:</w:t>
            </w:r>
          </w:hyperlink>
          <w:r w:rsidDel="00000000" w:rsidR="00000000" w:rsidRPr="00000000">
            <w:rPr>
              <w:rtl w:val="0"/>
            </w:rPr>
            <w:tab/>
          </w:r>
          <w:r w:rsidDel="00000000" w:rsidR="00000000" w:rsidRPr="00000000">
            <w:fldChar w:fldCharType="begin"/>
            <w:instrText xml:space="preserve"> PAGEREF _66sx60ofxr6j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2000"/>
            </w:tabs>
            <w:spacing w:before="60" w:line="240" w:lineRule="auto"/>
            <w:ind w:left="1080" w:firstLine="0"/>
            <w:rPr/>
          </w:pPr>
          <w:hyperlink w:anchor="_p3tyj1v6wqpu">
            <w:r w:rsidDel="00000000" w:rsidR="00000000" w:rsidRPr="00000000">
              <w:rPr>
                <w:rtl w:val="0"/>
              </w:rPr>
              <w:t xml:space="preserve">C-1-Feature selection SFS (AUC)</w:t>
            </w:r>
          </w:hyperlink>
          <w:r w:rsidDel="00000000" w:rsidR="00000000" w:rsidRPr="00000000">
            <w:rPr>
              <w:rtl w:val="0"/>
            </w:rPr>
            <w:tab/>
          </w:r>
          <w:r w:rsidDel="00000000" w:rsidR="00000000" w:rsidRPr="00000000">
            <w:fldChar w:fldCharType="begin"/>
            <w:instrText xml:space="preserve"> PAGEREF _p3tyj1v6wqpu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2000"/>
            </w:tabs>
            <w:spacing w:before="60" w:line="240" w:lineRule="auto"/>
            <w:ind w:left="1080" w:firstLine="0"/>
            <w:rPr/>
          </w:pPr>
          <w:hyperlink w:anchor="_xns9x65d9z8k">
            <w:r w:rsidDel="00000000" w:rsidR="00000000" w:rsidRPr="00000000">
              <w:rPr>
                <w:rtl w:val="0"/>
              </w:rPr>
              <w:t xml:space="preserve">C-2-Feature selection SFS (Accuracy)</w:t>
            </w:r>
          </w:hyperlink>
          <w:r w:rsidDel="00000000" w:rsidR="00000000" w:rsidRPr="00000000">
            <w:rPr>
              <w:rtl w:val="0"/>
            </w:rPr>
            <w:tab/>
          </w:r>
          <w:r w:rsidDel="00000000" w:rsidR="00000000" w:rsidRPr="00000000">
            <w:fldChar w:fldCharType="begin"/>
            <w:instrText xml:space="preserve"> PAGEREF _xns9x65d9z8k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2000"/>
            </w:tabs>
            <w:spacing w:before="60" w:line="240" w:lineRule="auto"/>
            <w:ind w:left="720" w:firstLine="0"/>
            <w:rPr/>
          </w:pPr>
          <w:hyperlink w:anchor="_5qhw5q2jgcpn">
            <w:r w:rsidDel="00000000" w:rsidR="00000000" w:rsidRPr="00000000">
              <w:rPr>
                <w:rtl w:val="0"/>
              </w:rPr>
              <w:t xml:space="preserve">D-SBS:</w:t>
            </w:r>
          </w:hyperlink>
          <w:r w:rsidDel="00000000" w:rsidR="00000000" w:rsidRPr="00000000">
            <w:rPr>
              <w:rtl w:val="0"/>
            </w:rPr>
            <w:tab/>
          </w:r>
          <w:r w:rsidDel="00000000" w:rsidR="00000000" w:rsidRPr="00000000">
            <w:fldChar w:fldCharType="begin"/>
            <w:instrText xml:space="preserve"> PAGEREF _5qhw5q2jgcpn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2000"/>
            </w:tabs>
            <w:spacing w:before="60" w:line="240" w:lineRule="auto"/>
            <w:ind w:left="1080" w:firstLine="0"/>
            <w:rPr/>
          </w:pPr>
          <w:hyperlink w:anchor="_zh7xs6opq8xn">
            <w:r w:rsidDel="00000000" w:rsidR="00000000" w:rsidRPr="00000000">
              <w:rPr>
                <w:rtl w:val="0"/>
              </w:rPr>
              <w:t xml:space="preserve">D-1-Feature selection SBS (AUC)</w:t>
            </w:r>
          </w:hyperlink>
          <w:r w:rsidDel="00000000" w:rsidR="00000000" w:rsidRPr="00000000">
            <w:rPr>
              <w:rtl w:val="0"/>
            </w:rPr>
            <w:tab/>
          </w:r>
          <w:r w:rsidDel="00000000" w:rsidR="00000000" w:rsidRPr="00000000">
            <w:fldChar w:fldCharType="begin"/>
            <w:instrText xml:space="preserve"> PAGEREF _zh7xs6opq8xn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2000"/>
            </w:tabs>
            <w:spacing w:before="60" w:line="240" w:lineRule="auto"/>
            <w:ind w:left="1080" w:firstLine="0"/>
            <w:rPr/>
          </w:pPr>
          <w:hyperlink w:anchor="_ot1kv02vl33x">
            <w:r w:rsidDel="00000000" w:rsidR="00000000" w:rsidRPr="00000000">
              <w:rPr>
                <w:rtl w:val="0"/>
              </w:rPr>
              <w:t xml:space="preserve">D-2-Feature selection SBS (Accuracy)</w:t>
            </w:r>
          </w:hyperlink>
          <w:r w:rsidDel="00000000" w:rsidR="00000000" w:rsidRPr="00000000">
            <w:rPr>
              <w:rtl w:val="0"/>
            </w:rPr>
            <w:tab/>
          </w:r>
          <w:r w:rsidDel="00000000" w:rsidR="00000000" w:rsidRPr="00000000">
            <w:fldChar w:fldCharType="begin"/>
            <w:instrText xml:space="preserve"> PAGEREF _ot1kv02vl33x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2000"/>
            </w:tabs>
            <w:spacing w:before="60" w:line="240" w:lineRule="auto"/>
            <w:ind w:left="720" w:firstLine="0"/>
            <w:rPr/>
          </w:pPr>
          <w:hyperlink w:anchor="_lnizk6z4v6r2">
            <w:r w:rsidDel="00000000" w:rsidR="00000000" w:rsidRPr="00000000">
              <w:rPr>
                <w:rtl w:val="0"/>
              </w:rPr>
              <w:t xml:space="preserve">E-SFFS:</w:t>
            </w:r>
          </w:hyperlink>
          <w:r w:rsidDel="00000000" w:rsidR="00000000" w:rsidRPr="00000000">
            <w:rPr>
              <w:rtl w:val="0"/>
            </w:rPr>
            <w:tab/>
          </w:r>
          <w:r w:rsidDel="00000000" w:rsidR="00000000" w:rsidRPr="00000000">
            <w:fldChar w:fldCharType="begin"/>
            <w:instrText xml:space="preserve"> PAGEREF _lnizk6z4v6r2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2000"/>
            </w:tabs>
            <w:spacing w:before="60" w:line="240" w:lineRule="auto"/>
            <w:ind w:left="1080" w:firstLine="0"/>
            <w:rPr/>
          </w:pPr>
          <w:hyperlink w:anchor="_94ft8zsdoly2">
            <w:r w:rsidDel="00000000" w:rsidR="00000000" w:rsidRPr="00000000">
              <w:rPr>
                <w:rtl w:val="0"/>
              </w:rPr>
              <w:t xml:space="preserve">E-1-Feature selection SFFS(Auc)</w:t>
            </w:r>
          </w:hyperlink>
          <w:r w:rsidDel="00000000" w:rsidR="00000000" w:rsidRPr="00000000">
            <w:rPr>
              <w:rtl w:val="0"/>
            </w:rPr>
            <w:tab/>
          </w:r>
          <w:r w:rsidDel="00000000" w:rsidR="00000000" w:rsidRPr="00000000">
            <w:fldChar w:fldCharType="begin"/>
            <w:instrText xml:space="preserve"> PAGEREF _94ft8zsdoly2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2000"/>
            </w:tabs>
            <w:spacing w:before="60" w:line="240" w:lineRule="auto"/>
            <w:ind w:left="1080" w:firstLine="0"/>
            <w:rPr/>
          </w:pPr>
          <w:hyperlink w:anchor="_yvcgugepvoho">
            <w:r w:rsidDel="00000000" w:rsidR="00000000" w:rsidRPr="00000000">
              <w:rPr>
                <w:rtl w:val="0"/>
              </w:rPr>
              <w:t xml:space="preserve">E-2-Feature selection SFFS(Accuracy)</w:t>
            </w:r>
          </w:hyperlink>
          <w:r w:rsidDel="00000000" w:rsidR="00000000" w:rsidRPr="00000000">
            <w:rPr>
              <w:rtl w:val="0"/>
            </w:rPr>
            <w:tab/>
          </w:r>
          <w:r w:rsidDel="00000000" w:rsidR="00000000" w:rsidRPr="00000000">
            <w:fldChar w:fldCharType="begin"/>
            <w:instrText xml:space="preserve"> PAGEREF _yvcgugepvoho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2000"/>
            </w:tabs>
            <w:spacing w:before="60" w:line="240" w:lineRule="auto"/>
            <w:ind w:left="720" w:firstLine="0"/>
            <w:rPr/>
          </w:pPr>
          <w:hyperlink w:anchor="_7ipt1pbk6l4m">
            <w:r w:rsidDel="00000000" w:rsidR="00000000" w:rsidRPr="00000000">
              <w:rPr>
                <w:rtl w:val="0"/>
              </w:rPr>
              <w:t xml:space="preserve">F-SBFS:</w:t>
            </w:r>
          </w:hyperlink>
          <w:r w:rsidDel="00000000" w:rsidR="00000000" w:rsidRPr="00000000">
            <w:rPr>
              <w:rtl w:val="0"/>
            </w:rPr>
            <w:tab/>
          </w:r>
          <w:r w:rsidDel="00000000" w:rsidR="00000000" w:rsidRPr="00000000">
            <w:fldChar w:fldCharType="begin"/>
            <w:instrText xml:space="preserve"> PAGEREF _7ipt1pbk6l4m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2000"/>
            </w:tabs>
            <w:spacing w:before="60" w:line="240" w:lineRule="auto"/>
            <w:ind w:left="1080" w:firstLine="0"/>
            <w:rPr/>
          </w:pPr>
          <w:hyperlink w:anchor="_n28t5a87lg78">
            <w:r w:rsidDel="00000000" w:rsidR="00000000" w:rsidRPr="00000000">
              <w:rPr>
                <w:rtl w:val="0"/>
              </w:rPr>
              <w:t xml:space="preserve">F-1-Feature selection SBFS(Auc)</w:t>
            </w:r>
          </w:hyperlink>
          <w:r w:rsidDel="00000000" w:rsidR="00000000" w:rsidRPr="00000000">
            <w:rPr>
              <w:rtl w:val="0"/>
            </w:rPr>
            <w:tab/>
          </w:r>
          <w:r w:rsidDel="00000000" w:rsidR="00000000" w:rsidRPr="00000000">
            <w:fldChar w:fldCharType="begin"/>
            <w:instrText xml:space="preserve"> PAGEREF _n28t5a87lg78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2000"/>
            </w:tabs>
            <w:spacing w:before="60" w:line="240" w:lineRule="auto"/>
            <w:ind w:left="1080" w:firstLine="0"/>
            <w:rPr/>
          </w:pPr>
          <w:hyperlink w:anchor="_v5wzj7ajh8hf">
            <w:r w:rsidDel="00000000" w:rsidR="00000000" w:rsidRPr="00000000">
              <w:rPr>
                <w:rtl w:val="0"/>
              </w:rPr>
              <w:t xml:space="preserve">F-2-Feature selection SBFS(Accuracy)</w:t>
            </w:r>
          </w:hyperlink>
          <w:r w:rsidDel="00000000" w:rsidR="00000000" w:rsidRPr="00000000">
            <w:rPr>
              <w:rtl w:val="0"/>
            </w:rPr>
            <w:tab/>
          </w:r>
          <w:r w:rsidDel="00000000" w:rsidR="00000000" w:rsidRPr="00000000">
            <w:fldChar w:fldCharType="begin"/>
            <w:instrText xml:space="preserve"> PAGEREF _v5wzj7ajh8hf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2000"/>
            </w:tabs>
            <w:spacing w:before="60" w:line="240" w:lineRule="auto"/>
            <w:ind w:left="360" w:firstLine="0"/>
            <w:rPr/>
          </w:pPr>
          <w:hyperlink w:anchor="_g85jz2jnh4ns">
            <w:r w:rsidDel="00000000" w:rsidR="00000000" w:rsidRPr="00000000">
              <w:rPr>
                <w:rtl w:val="0"/>
              </w:rPr>
              <w:t xml:space="preserve">3- transformation des données:</w:t>
            </w:r>
          </w:hyperlink>
          <w:r w:rsidDel="00000000" w:rsidR="00000000" w:rsidRPr="00000000">
            <w:rPr>
              <w:rtl w:val="0"/>
            </w:rPr>
            <w:tab/>
          </w:r>
          <w:r w:rsidDel="00000000" w:rsidR="00000000" w:rsidRPr="00000000">
            <w:fldChar w:fldCharType="begin"/>
            <w:instrText xml:space="preserve"> PAGEREF _g85jz2jnh4ns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2000"/>
            </w:tabs>
            <w:spacing w:before="60" w:line="240" w:lineRule="auto"/>
            <w:ind w:left="360" w:firstLine="0"/>
            <w:rPr/>
          </w:pPr>
          <w:hyperlink w:anchor="_8qx02210927n">
            <w:r w:rsidDel="00000000" w:rsidR="00000000" w:rsidRPr="00000000">
              <w:rPr>
                <w:rtl w:val="0"/>
              </w:rPr>
              <w:t xml:space="preserve">4-Réduction des dimensionnalité:</w:t>
            </w:r>
          </w:hyperlink>
          <w:r w:rsidDel="00000000" w:rsidR="00000000" w:rsidRPr="00000000">
            <w:rPr>
              <w:rtl w:val="0"/>
            </w:rPr>
            <w:tab/>
          </w:r>
          <w:r w:rsidDel="00000000" w:rsidR="00000000" w:rsidRPr="00000000">
            <w:fldChar w:fldCharType="begin"/>
            <w:instrText xml:space="preserve"> PAGEREF _8qx02210927n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2000"/>
            </w:tabs>
            <w:spacing w:before="200" w:line="240" w:lineRule="auto"/>
            <w:ind w:left="0" w:firstLine="0"/>
            <w:rPr/>
          </w:pPr>
          <w:hyperlink w:anchor="_deiyhf4w4gjr">
            <w:r w:rsidDel="00000000" w:rsidR="00000000" w:rsidRPr="00000000">
              <w:rPr>
                <w:b w:val="1"/>
                <w:rtl w:val="0"/>
              </w:rPr>
              <w:t xml:space="preserve">III-Modelisation</w:t>
            </w:r>
          </w:hyperlink>
          <w:r w:rsidDel="00000000" w:rsidR="00000000" w:rsidRPr="00000000">
            <w:rPr>
              <w:b w:val="1"/>
              <w:rtl w:val="0"/>
            </w:rPr>
            <w:tab/>
          </w:r>
          <w:r w:rsidDel="00000000" w:rsidR="00000000" w:rsidRPr="00000000">
            <w:fldChar w:fldCharType="begin"/>
            <w:instrText xml:space="preserve"> PAGEREF _deiyhf4w4gjr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2000"/>
            </w:tabs>
            <w:spacing w:before="60" w:line="240" w:lineRule="auto"/>
            <w:ind w:left="360" w:firstLine="0"/>
            <w:rPr/>
          </w:pPr>
          <w:hyperlink w:anchor="_73ylibnktg0f">
            <w:r w:rsidDel="00000000" w:rsidR="00000000" w:rsidRPr="00000000">
              <w:rPr>
                <w:rtl w:val="0"/>
              </w:rPr>
              <w:t xml:space="preserve">1-K Nearest Neighbors</w:t>
            </w:r>
          </w:hyperlink>
          <w:r w:rsidDel="00000000" w:rsidR="00000000" w:rsidRPr="00000000">
            <w:rPr>
              <w:rtl w:val="0"/>
            </w:rPr>
            <w:tab/>
          </w:r>
          <w:r w:rsidDel="00000000" w:rsidR="00000000" w:rsidRPr="00000000">
            <w:fldChar w:fldCharType="begin"/>
            <w:instrText xml:space="preserve"> PAGEREF _73ylibnktg0f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2000"/>
            </w:tabs>
            <w:spacing w:before="60" w:line="240" w:lineRule="auto"/>
            <w:ind w:left="720" w:firstLine="0"/>
            <w:rPr/>
          </w:pPr>
          <w:hyperlink w:anchor="_h8cfyky1hypl">
            <w:r w:rsidDel="00000000" w:rsidR="00000000" w:rsidRPr="00000000">
              <w:rPr>
                <w:rtl w:val="0"/>
              </w:rPr>
              <w:t xml:space="preserve">Les résultats du modèle KNN :</w:t>
            </w:r>
          </w:hyperlink>
          <w:r w:rsidDel="00000000" w:rsidR="00000000" w:rsidRPr="00000000">
            <w:rPr>
              <w:rtl w:val="0"/>
            </w:rPr>
            <w:tab/>
          </w:r>
          <w:r w:rsidDel="00000000" w:rsidR="00000000" w:rsidRPr="00000000">
            <w:fldChar w:fldCharType="begin"/>
            <w:instrText xml:space="preserve"> PAGEREF _h8cfyky1hypl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2000"/>
            </w:tabs>
            <w:spacing w:before="60" w:line="240" w:lineRule="auto"/>
            <w:ind w:left="360" w:firstLine="0"/>
            <w:rPr/>
          </w:pPr>
          <w:hyperlink w:anchor="_q7jg1yat8tpe">
            <w:r w:rsidDel="00000000" w:rsidR="00000000" w:rsidRPr="00000000">
              <w:rPr>
                <w:rtl w:val="0"/>
              </w:rPr>
              <w:t xml:space="preserve">2-Arbre de décision :CART</w:t>
            </w:r>
          </w:hyperlink>
          <w:r w:rsidDel="00000000" w:rsidR="00000000" w:rsidRPr="00000000">
            <w:rPr>
              <w:rtl w:val="0"/>
            </w:rPr>
            <w:tab/>
          </w:r>
          <w:r w:rsidDel="00000000" w:rsidR="00000000" w:rsidRPr="00000000">
            <w:fldChar w:fldCharType="begin"/>
            <w:instrText xml:space="preserve"> PAGEREF _q7jg1yat8tpe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2000"/>
            </w:tabs>
            <w:spacing w:before="60" w:line="240" w:lineRule="auto"/>
            <w:ind w:left="720" w:firstLine="0"/>
            <w:rPr/>
          </w:pPr>
          <w:hyperlink w:anchor="_ahf8jln5s2mx">
            <w:r w:rsidDel="00000000" w:rsidR="00000000" w:rsidRPr="00000000">
              <w:rPr>
                <w:rtl w:val="0"/>
              </w:rPr>
              <w:t xml:space="preserve">Les résultats du modèle CART :</w:t>
            </w:r>
          </w:hyperlink>
          <w:r w:rsidDel="00000000" w:rsidR="00000000" w:rsidRPr="00000000">
            <w:rPr>
              <w:rtl w:val="0"/>
            </w:rPr>
            <w:tab/>
          </w:r>
          <w:r w:rsidDel="00000000" w:rsidR="00000000" w:rsidRPr="00000000">
            <w:fldChar w:fldCharType="begin"/>
            <w:instrText xml:space="preserve"> PAGEREF _ahf8jln5s2mx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2000"/>
            </w:tabs>
            <w:spacing w:before="60" w:line="240" w:lineRule="auto"/>
            <w:ind w:left="360" w:firstLine="0"/>
            <w:rPr/>
          </w:pPr>
          <w:hyperlink w:anchor="_qc3qa7qa3ff2">
            <w:r w:rsidDel="00000000" w:rsidR="00000000" w:rsidRPr="00000000">
              <w:rPr>
                <w:rtl w:val="0"/>
              </w:rPr>
              <w:t xml:space="preserve">3-Random Forest:</w:t>
            </w:r>
          </w:hyperlink>
          <w:r w:rsidDel="00000000" w:rsidR="00000000" w:rsidRPr="00000000">
            <w:rPr>
              <w:rtl w:val="0"/>
            </w:rPr>
            <w:tab/>
          </w:r>
          <w:r w:rsidDel="00000000" w:rsidR="00000000" w:rsidRPr="00000000">
            <w:fldChar w:fldCharType="begin"/>
            <w:instrText xml:space="preserve"> PAGEREF _qc3qa7qa3ff2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2000"/>
            </w:tabs>
            <w:spacing w:before="60" w:line="240" w:lineRule="auto"/>
            <w:ind w:left="720" w:firstLine="0"/>
            <w:rPr/>
          </w:pPr>
          <w:hyperlink w:anchor="_bopfvbg54rx6">
            <w:r w:rsidDel="00000000" w:rsidR="00000000" w:rsidRPr="00000000">
              <w:rPr>
                <w:rtl w:val="0"/>
              </w:rPr>
              <w:t xml:space="preserve">Les résultats du modèle Random Forest:</w:t>
            </w:r>
          </w:hyperlink>
          <w:r w:rsidDel="00000000" w:rsidR="00000000" w:rsidRPr="00000000">
            <w:rPr>
              <w:rtl w:val="0"/>
            </w:rPr>
            <w:tab/>
          </w:r>
          <w:r w:rsidDel="00000000" w:rsidR="00000000" w:rsidRPr="00000000">
            <w:fldChar w:fldCharType="begin"/>
            <w:instrText xml:space="preserve"> PAGEREF _bopfvbg54rx6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2000"/>
            </w:tabs>
            <w:spacing w:before="60" w:line="240" w:lineRule="auto"/>
            <w:ind w:left="360" w:firstLine="0"/>
            <w:rPr/>
          </w:pPr>
          <w:hyperlink w:anchor="_1z6ljt1xw3x7">
            <w:r w:rsidDel="00000000" w:rsidR="00000000" w:rsidRPr="00000000">
              <w:rPr>
                <w:rtl w:val="0"/>
              </w:rPr>
              <w:t xml:space="preserve">4- Machine à vecteurs  de support SVM:</w:t>
            </w:r>
          </w:hyperlink>
          <w:r w:rsidDel="00000000" w:rsidR="00000000" w:rsidRPr="00000000">
            <w:rPr>
              <w:rtl w:val="0"/>
            </w:rPr>
            <w:tab/>
          </w:r>
          <w:r w:rsidDel="00000000" w:rsidR="00000000" w:rsidRPr="00000000">
            <w:fldChar w:fldCharType="begin"/>
            <w:instrText xml:space="preserve"> PAGEREF _1z6ljt1xw3x7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2000"/>
            </w:tabs>
            <w:spacing w:before="60" w:line="240" w:lineRule="auto"/>
            <w:ind w:left="720" w:firstLine="0"/>
            <w:rPr/>
          </w:pPr>
          <w:hyperlink w:anchor="_flmj9x4rppf6">
            <w:r w:rsidDel="00000000" w:rsidR="00000000" w:rsidRPr="00000000">
              <w:rPr>
                <w:rtl w:val="0"/>
              </w:rPr>
              <w:t xml:space="preserve">Les résultats du modèle SVM:</w:t>
            </w:r>
          </w:hyperlink>
          <w:r w:rsidDel="00000000" w:rsidR="00000000" w:rsidRPr="00000000">
            <w:rPr>
              <w:rtl w:val="0"/>
            </w:rPr>
            <w:tab/>
          </w:r>
          <w:r w:rsidDel="00000000" w:rsidR="00000000" w:rsidRPr="00000000">
            <w:fldChar w:fldCharType="begin"/>
            <w:instrText xml:space="preserve"> PAGEREF _flmj9x4rppf6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2000"/>
            </w:tabs>
            <w:spacing w:before="60" w:line="240" w:lineRule="auto"/>
            <w:ind w:left="360" w:firstLine="0"/>
            <w:rPr/>
          </w:pPr>
          <w:hyperlink w:anchor="_vi4hhxtbmn6s">
            <w:r w:rsidDel="00000000" w:rsidR="00000000" w:rsidRPr="00000000">
              <w:rPr>
                <w:rtl w:val="0"/>
              </w:rPr>
              <w:t xml:space="preserve">5- Naive Bayes:</w:t>
            </w:r>
          </w:hyperlink>
          <w:r w:rsidDel="00000000" w:rsidR="00000000" w:rsidRPr="00000000">
            <w:rPr>
              <w:rtl w:val="0"/>
            </w:rPr>
            <w:tab/>
          </w:r>
          <w:r w:rsidDel="00000000" w:rsidR="00000000" w:rsidRPr="00000000">
            <w:fldChar w:fldCharType="begin"/>
            <w:instrText xml:space="preserve"> PAGEREF _vi4hhxtbmn6s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2000"/>
            </w:tabs>
            <w:spacing w:before="60" w:line="240" w:lineRule="auto"/>
            <w:ind w:left="720" w:firstLine="0"/>
            <w:rPr/>
          </w:pPr>
          <w:hyperlink w:anchor="_h9sjxkywcesp">
            <w:r w:rsidDel="00000000" w:rsidR="00000000" w:rsidRPr="00000000">
              <w:rPr>
                <w:rtl w:val="0"/>
              </w:rPr>
              <w:t xml:space="preserve">Les résultats du modèle Naive Bayes:</w:t>
            </w:r>
          </w:hyperlink>
          <w:r w:rsidDel="00000000" w:rsidR="00000000" w:rsidRPr="00000000">
            <w:rPr>
              <w:rtl w:val="0"/>
            </w:rPr>
            <w:tab/>
          </w:r>
          <w:r w:rsidDel="00000000" w:rsidR="00000000" w:rsidRPr="00000000">
            <w:fldChar w:fldCharType="begin"/>
            <w:instrText xml:space="preserve"> PAGEREF _h9sjxkywcesp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2000"/>
            </w:tabs>
            <w:spacing w:before="60" w:line="240" w:lineRule="auto"/>
            <w:ind w:left="360" w:firstLine="0"/>
            <w:rPr/>
          </w:pPr>
          <w:hyperlink w:anchor="_fvqpzxpc5bop">
            <w:r w:rsidDel="00000000" w:rsidR="00000000" w:rsidRPr="00000000">
              <w:rPr>
                <w:rtl w:val="0"/>
              </w:rPr>
              <w:t xml:space="preserve">6-Régression logistique:</w:t>
            </w:r>
          </w:hyperlink>
          <w:r w:rsidDel="00000000" w:rsidR="00000000" w:rsidRPr="00000000">
            <w:rPr>
              <w:rtl w:val="0"/>
            </w:rPr>
            <w:tab/>
          </w:r>
          <w:r w:rsidDel="00000000" w:rsidR="00000000" w:rsidRPr="00000000">
            <w:fldChar w:fldCharType="begin"/>
            <w:instrText xml:space="preserve"> PAGEREF _fvqpzxpc5bop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2000"/>
            </w:tabs>
            <w:spacing w:before="60" w:line="240" w:lineRule="auto"/>
            <w:ind w:left="720" w:firstLine="0"/>
            <w:rPr/>
          </w:pPr>
          <w:hyperlink w:anchor="_weco954hkq3m">
            <w:r w:rsidDel="00000000" w:rsidR="00000000" w:rsidRPr="00000000">
              <w:rPr>
                <w:rtl w:val="0"/>
              </w:rPr>
              <w:t xml:space="preserve">Les résultats du modèle Régression logistique :</w:t>
            </w:r>
          </w:hyperlink>
          <w:r w:rsidDel="00000000" w:rsidR="00000000" w:rsidRPr="00000000">
            <w:rPr>
              <w:rtl w:val="0"/>
            </w:rPr>
            <w:tab/>
          </w:r>
          <w:r w:rsidDel="00000000" w:rsidR="00000000" w:rsidRPr="00000000">
            <w:fldChar w:fldCharType="begin"/>
            <w:instrText xml:space="preserve"> PAGEREF _weco954hkq3m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2000"/>
            </w:tabs>
            <w:spacing w:after="80" w:before="200" w:line="240" w:lineRule="auto"/>
            <w:ind w:left="0" w:firstLine="0"/>
            <w:rPr/>
          </w:pPr>
          <w:hyperlink w:anchor="_pesa48d8fktl">
            <w:r w:rsidDel="00000000" w:rsidR="00000000" w:rsidRPr="00000000">
              <w:rPr>
                <w:b w:val="1"/>
                <w:rtl w:val="0"/>
              </w:rPr>
              <w:t xml:space="preserve">VI-Evaluation:</w:t>
            </w:r>
          </w:hyperlink>
          <w:r w:rsidDel="00000000" w:rsidR="00000000" w:rsidRPr="00000000">
            <w:rPr>
              <w:b w:val="1"/>
              <w:rtl w:val="0"/>
            </w:rPr>
            <w:tab/>
          </w:r>
          <w:r w:rsidDel="00000000" w:rsidR="00000000" w:rsidRPr="00000000">
            <w:fldChar w:fldCharType="begin"/>
            <w:instrText xml:space="preserve"> PAGEREF _pesa48d8fktl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pStyle w:val="Heading1"/>
        <w:numPr>
          <w:ilvl w:val="0"/>
          <w:numId w:val="1"/>
        </w:numPr>
        <w:spacing w:line="276" w:lineRule="auto"/>
        <w:ind w:left="720" w:hanging="360"/>
        <w:jc w:val="both"/>
        <w:rPr>
          <w:rFonts w:ascii="Times New Roman" w:cs="Times New Roman" w:eastAsia="Times New Roman" w:hAnsi="Times New Roman"/>
        </w:rPr>
      </w:pPr>
      <w:bookmarkStart w:colFirst="0" w:colLast="0" w:name="_wj249xa64hfo" w:id="1"/>
      <w:bookmarkEnd w:id="1"/>
      <w:r w:rsidDel="00000000" w:rsidR="00000000" w:rsidRPr="00000000">
        <w:rPr>
          <w:rFonts w:ascii="Times New Roman" w:cs="Times New Roman" w:eastAsia="Times New Roman" w:hAnsi="Times New Roman"/>
          <w:rtl w:val="0"/>
        </w:rPr>
        <w:t xml:space="preserve">Compréhension du problème métier </w:t>
      </w:r>
    </w:p>
    <w:p w:rsidR="00000000" w:rsidDel="00000000" w:rsidP="00000000" w:rsidRDefault="00000000" w:rsidRPr="00000000" w14:paraId="00000034">
      <w:pPr>
        <w:pStyle w:val="Heading2"/>
        <w:spacing w:line="276" w:lineRule="auto"/>
        <w:jc w:val="both"/>
        <w:rPr>
          <w:rFonts w:ascii="Times New Roman" w:cs="Times New Roman" w:eastAsia="Times New Roman" w:hAnsi="Times New Roman"/>
        </w:rPr>
      </w:pPr>
      <w:bookmarkStart w:colFirst="0" w:colLast="0" w:name="_61q0w4ufj2dz" w:id="2"/>
      <w:bookmarkEnd w:id="2"/>
      <w:r w:rsidDel="00000000" w:rsidR="00000000" w:rsidRPr="00000000">
        <w:rPr>
          <w:rFonts w:ascii="Times New Roman" w:cs="Times New Roman" w:eastAsia="Times New Roman" w:hAnsi="Times New Roman"/>
          <w:rtl w:val="0"/>
        </w:rPr>
        <w:t xml:space="preserve">1-problématique: </w:t>
      </w:r>
    </w:p>
    <w:p w:rsidR="00000000" w:rsidDel="00000000" w:rsidP="00000000" w:rsidRDefault="00000000" w:rsidRPr="00000000" w14:paraId="00000035">
      <w:pPr>
        <w:keepLines w:val="1"/>
        <w:spacing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Il va sans dire que l’un des problèmes majeurs auquel et souvent confronter n’importe quelle entreprise est celui de satisfaire sa clientèle pour pouvoir la maintenir. pour se faire, elle doit prévoir une stratégie commerciale efficace et rentable </w:t>
      </w:r>
    </w:p>
    <w:p w:rsidR="00000000" w:rsidDel="00000000" w:rsidP="00000000" w:rsidRDefault="00000000" w:rsidRPr="00000000" w14:paraId="00000036">
      <w:pPr>
        <w:keepLines w:val="1"/>
        <w:spacing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 telle stratégie doit tenir compte des prévisions des taux de désabonnement et parer à une telle éventualité, du coup la facilité de changer d’opérateur est l’un des défis majeurs auxquels elle doit faire face. Pour fidéliser les clients existants, les organisations doivent améliorer le service-client, hausser la qualité des produits et être en mesure de savoir à l’avance quels clients susceptibles de se désabonner. En prévoyant le taux de désabonnement des clients, les entreprises peuvent immédiatement prendre des mesures pour les fidéliser.</w:t>
      </w:r>
    </w:p>
    <w:p w:rsidR="00000000" w:rsidDel="00000000" w:rsidP="00000000" w:rsidRDefault="00000000" w:rsidRPr="00000000" w14:paraId="00000037">
      <w:pPr>
        <w:keepLines w:val="1"/>
        <w:spacing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prédiction peut être effectuée en analysant les données des clients à l'aide de techniques d'exploration.</w:t>
      </w:r>
    </w:p>
    <w:p w:rsidR="00000000" w:rsidDel="00000000" w:rsidP="00000000" w:rsidRDefault="00000000" w:rsidRPr="00000000" w14:paraId="00000038">
      <w:pPr>
        <w:pStyle w:val="Heading2"/>
        <w:spacing w:line="276" w:lineRule="auto"/>
        <w:jc w:val="both"/>
        <w:rPr>
          <w:rFonts w:ascii="Times New Roman" w:cs="Times New Roman" w:eastAsia="Times New Roman" w:hAnsi="Times New Roman"/>
        </w:rPr>
      </w:pPr>
      <w:bookmarkStart w:colFirst="0" w:colLast="0" w:name="_gy5mfzex9e0w" w:id="3"/>
      <w:bookmarkEnd w:id="3"/>
      <w:r w:rsidDel="00000000" w:rsidR="00000000" w:rsidRPr="00000000">
        <w:rPr>
          <w:rFonts w:ascii="Times New Roman" w:cs="Times New Roman" w:eastAsia="Times New Roman" w:hAnsi="Times New Roman"/>
          <w:rtl w:val="0"/>
        </w:rPr>
        <w:t xml:space="preserve">2-Objectif: </w:t>
      </w:r>
    </w:p>
    <w:p w:rsidR="00000000" w:rsidDel="00000000" w:rsidP="00000000" w:rsidRDefault="00000000" w:rsidRPr="00000000" w14:paraId="00000039">
      <w:pPr>
        <w:keepLines w:val="1"/>
        <w:spacing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 cours de notre projet, notre objectif est de tester  et trouver l’algorithme d’apprentissage adéquat pour résoudre un problème de machine learning qui consiste à vérifier si le client peut se désabonner de son opérateur Telco ou non.</w:t>
      </w:r>
    </w:p>
    <w:p w:rsidR="00000000" w:rsidDel="00000000" w:rsidP="00000000" w:rsidRDefault="00000000" w:rsidRPr="00000000" w14:paraId="0000003A">
      <w:pPr>
        <w:pStyle w:val="Heading1"/>
        <w:numPr>
          <w:ilvl w:val="0"/>
          <w:numId w:val="1"/>
        </w:numPr>
        <w:spacing w:line="276" w:lineRule="auto"/>
        <w:ind w:left="720" w:hanging="360"/>
        <w:jc w:val="both"/>
        <w:rPr>
          <w:rFonts w:ascii="Times New Roman" w:cs="Times New Roman" w:eastAsia="Times New Roman" w:hAnsi="Times New Roman"/>
        </w:rPr>
      </w:pPr>
      <w:bookmarkStart w:colFirst="0" w:colLast="0" w:name="_rorudpeomw2q" w:id="4"/>
      <w:bookmarkEnd w:id="4"/>
      <w:r w:rsidDel="00000000" w:rsidR="00000000" w:rsidRPr="00000000">
        <w:rPr>
          <w:rFonts w:ascii="Times New Roman" w:cs="Times New Roman" w:eastAsia="Times New Roman" w:hAnsi="Times New Roman"/>
          <w:rtl w:val="0"/>
        </w:rPr>
        <w:t xml:space="preserve">Compréhension des données </w:t>
      </w:r>
    </w:p>
    <w:p w:rsidR="00000000" w:rsidDel="00000000" w:rsidP="00000000" w:rsidRDefault="00000000" w:rsidRPr="00000000" w14:paraId="0000003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rtl w:val="0"/>
        </w:rPr>
        <w:t xml:space="preserve">L'ensemble de données que nous étudions dans ce projet est le taux de désabonnement des clients Telco. Cet ensemble de données est publié en ligne avec un accès public à des fins d'apprentissage.</w:t>
      </w:r>
      <w:r w:rsidDel="00000000" w:rsidR="00000000" w:rsidRPr="00000000">
        <w:rPr>
          <w:rtl w:val="0"/>
        </w:rPr>
      </w:r>
    </w:p>
    <w:p w:rsidR="00000000" w:rsidDel="00000000" w:rsidP="00000000" w:rsidRDefault="00000000" w:rsidRPr="00000000" w14:paraId="0000003C">
      <w:pPr>
        <w:keepLines w:val="1"/>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67138" cy="2929996"/>
            <wp:effectExtent b="0" l="0" r="0" t="0"/>
            <wp:docPr id="30" name="image42.png"/>
            <a:graphic>
              <a:graphicData uri="http://schemas.openxmlformats.org/drawingml/2006/picture">
                <pic:pic>
                  <pic:nvPicPr>
                    <pic:cNvPr id="0" name="image42.png"/>
                    <pic:cNvPicPr preferRelativeResize="0"/>
                  </pic:nvPicPr>
                  <pic:blipFill>
                    <a:blip r:embed="rId7"/>
                    <a:srcRect b="0" l="12980" r="0" t="0"/>
                    <a:stretch>
                      <a:fillRect/>
                    </a:stretch>
                  </pic:blipFill>
                  <pic:spPr>
                    <a:xfrm>
                      <a:off x="0" y="0"/>
                      <a:ext cx="3767138" cy="292999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Lines w:val="1"/>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peut visualiser ici les 5 premières lignes de notre DataFrame. </w:t>
      </w:r>
    </w:p>
    <w:p w:rsidR="00000000" w:rsidDel="00000000" w:rsidP="00000000" w:rsidRDefault="00000000" w:rsidRPr="00000000" w14:paraId="0000003E">
      <w:pPr>
        <w:keepLines w:val="1"/>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keepLines w:val="1"/>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2038" cy="2683427"/>
            <wp:effectExtent b="0" l="0" r="0" t="0"/>
            <wp:docPr id="4" name="image39.png"/>
            <a:graphic>
              <a:graphicData uri="http://schemas.openxmlformats.org/drawingml/2006/picture">
                <pic:pic>
                  <pic:nvPicPr>
                    <pic:cNvPr id="0" name="image39.png"/>
                    <pic:cNvPicPr preferRelativeResize="0"/>
                  </pic:nvPicPr>
                  <pic:blipFill>
                    <a:blip r:embed="rId8"/>
                    <a:srcRect b="0" l="0" r="13621" t="0"/>
                    <a:stretch>
                      <a:fillRect/>
                    </a:stretch>
                  </pic:blipFill>
                  <pic:spPr>
                    <a:xfrm>
                      <a:off x="0" y="0"/>
                      <a:ext cx="4872038" cy="268342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Lines w:val="1"/>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Notre dataset contient 21 attributs avec 7043 lignes.</w:t>
      </w:r>
    </w:p>
    <w:p w:rsidR="00000000" w:rsidDel="00000000" w:rsidP="00000000" w:rsidRDefault="00000000" w:rsidRPr="00000000" w14:paraId="00000041">
      <w:pPr>
        <w:keepLines w:val="1"/>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Ici ,on a testé l’existence des valeurs Nan .Pas de valeurs manquantes ou bien nulles.</w:t>
      </w:r>
    </w:p>
    <w:p w:rsidR="00000000" w:rsidDel="00000000" w:rsidP="00000000" w:rsidRDefault="00000000" w:rsidRPr="00000000" w14:paraId="00000042">
      <w:pPr>
        <w:keepLines w:val="1"/>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52095" cy="3001962"/>
            <wp:effectExtent b="0" l="0" r="0" t="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252095" cy="300196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Lines w:val="1"/>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keepLines w:val="1"/>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Ces représentations graphiques montrent les relations entre le “Churn” et le reste des fonctionnalités .</w:t>
      </w:r>
    </w:p>
    <w:p w:rsidR="00000000" w:rsidDel="00000000" w:rsidP="00000000" w:rsidRDefault="00000000" w:rsidRPr="00000000" w14:paraId="00000045">
      <w:pPr>
        <w:keepLines w:val="1"/>
        <w:spacing w:line="276" w:lineRule="auto"/>
        <w:ind w:left="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Répartition des fonctionnalités avec des valeurs continues:</w:t>
      </w:r>
    </w:p>
    <w:p w:rsidR="00000000" w:rsidDel="00000000" w:rsidP="00000000" w:rsidRDefault="00000000" w:rsidRPr="00000000" w14:paraId="00000046">
      <w:pPr>
        <w:keepLines w:val="1"/>
        <w:spacing w:after="0" w:before="0" w:line="276"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Les nouveaux clients dont l'abonnement dure moins de 10 mois ont une tendance plus élevée à l'attrition.</w:t>
      </w:r>
    </w:p>
    <w:p w:rsidR="00000000" w:rsidDel="00000000" w:rsidP="00000000" w:rsidRDefault="00000000" w:rsidRPr="00000000" w14:paraId="00000047">
      <w:pPr>
        <w:keepLines w:val="1"/>
        <w:spacing w:line="276" w:lineRule="auto"/>
        <w:ind w:left="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color w:val="202124"/>
          <w:sz w:val="24"/>
          <w:szCs w:val="24"/>
          <w:rtl w:val="0"/>
        </w:rPr>
        <w:t xml:space="preserve">- Total des charges ≈ charges mensuelles * mois d'occupation. Puisque nous avons observé que les churners ont des mois d'ancienneté bas mais des charges mensuelles élevées, leurs charges totales sont égales au total des charges pour les non-churners puisqu'ils ont des mois d'ancienneté élevés mais des charges mensuelles faibles (proportions inversées) résultant de l'absence d'argument final.</w:t>
      </w:r>
      <w:r w:rsidDel="00000000" w:rsidR="00000000" w:rsidRPr="00000000">
        <w:rPr>
          <w:rtl w:val="0"/>
        </w:rPr>
      </w:r>
    </w:p>
    <w:p w:rsidR="00000000" w:rsidDel="00000000" w:rsidP="00000000" w:rsidRDefault="00000000" w:rsidRPr="00000000" w14:paraId="00000048">
      <w:pPr>
        <w:pStyle w:val="Heading1"/>
        <w:spacing w:line="276" w:lineRule="auto"/>
        <w:jc w:val="both"/>
        <w:rPr>
          <w:rFonts w:ascii="Times New Roman" w:cs="Times New Roman" w:eastAsia="Times New Roman" w:hAnsi="Times New Roman"/>
        </w:rPr>
      </w:pPr>
      <w:bookmarkStart w:colFirst="0" w:colLast="0" w:name="_uqtd0acr3ecl" w:id="5"/>
      <w:bookmarkEnd w:id="5"/>
      <w:r w:rsidDel="00000000" w:rsidR="00000000" w:rsidRPr="00000000">
        <w:rPr>
          <w:rFonts w:ascii="Times New Roman" w:cs="Times New Roman" w:eastAsia="Times New Roman" w:hAnsi="Times New Roman"/>
          <w:rtl w:val="0"/>
        </w:rPr>
        <w:t xml:space="preserve">III-Préparation des données </w:t>
      </w:r>
    </w:p>
    <w:p w:rsidR="00000000" w:rsidDel="00000000" w:rsidP="00000000" w:rsidRDefault="00000000" w:rsidRPr="00000000" w14:paraId="00000049">
      <w:pPr>
        <w:pStyle w:val="Heading2"/>
        <w:spacing w:line="276" w:lineRule="auto"/>
        <w:ind w:left="720" w:firstLine="0"/>
        <w:jc w:val="both"/>
        <w:rPr>
          <w:rFonts w:ascii="Times New Roman" w:cs="Times New Roman" w:eastAsia="Times New Roman" w:hAnsi="Times New Roman"/>
        </w:rPr>
      </w:pPr>
      <w:bookmarkStart w:colFirst="0" w:colLast="0" w:name="_txxew7mgdlxz" w:id="6"/>
      <w:bookmarkEnd w:id="6"/>
      <w:r w:rsidDel="00000000" w:rsidR="00000000" w:rsidRPr="00000000">
        <w:rPr>
          <w:rFonts w:ascii="Times New Roman" w:cs="Times New Roman" w:eastAsia="Times New Roman" w:hAnsi="Times New Roman"/>
          <w:rtl w:val="0"/>
        </w:rPr>
        <w:t xml:space="preserve">1-nettoyage des données</w:t>
      </w:r>
    </w:p>
    <w:p w:rsidR="00000000" w:rsidDel="00000000" w:rsidP="00000000" w:rsidRDefault="00000000" w:rsidRPr="00000000" w14:paraId="0000004A">
      <w:pPr>
        <w:keepLines w:val="1"/>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74700"/>
            <wp:effectExtent b="0" l="0" r="0" t="0"/>
            <wp:docPr id="36"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Lines w:val="1"/>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 de valeurs manquantes ou bien nulles, on a pas besoin d’effectuer l’imputation. </w:t>
      </w:r>
    </w:p>
    <w:p w:rsidR="00000000" w:rsidDel="00000000" w:rsidP="00000000" w:rsidRDefault="00000000" w:rsidRPr="00000000" w14:paraId="0000004C">
      <w:pPr>
        <w:keepLines w:val="1"/>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05463" cy="3079825"/>
            <wp:effectExtent b="0" l="0" r="0" t="0"/>
            <wp:docPr id="1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605463" cy="30798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Lines w:val="1"/>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58900"/>
            <wp:effectExtent b="0" l="0" r="0" t="0"/>
            <wp:docPr id="1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Lines w:val="1"/>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2400"/>
            <wp:effectExtent b="0" l="0" r="0" t="0"/>
            <wp:docPr id="31"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9436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Lines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Ici, on a changé les colonnes non numériques en d'autres à valeurs permettant d’effectuer l’ACP.</w:t>
      </w:r>
    </w:p>
    <w:p w:rsidR="00000000" w:rsidDel="00000000" w:rsidP="00000000" w:rsidRDefault="00000000" w:rsidRPr="00000000" w14:paraId="00000050">
      <w:pPr>
        <w:keepLines w:val="1"/>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 valeur 489 ème de la colonne </w:t>
      </w:r>
      <w:r w:rsidDel="00000000" w:rsidR="00000000" w:rsidRPr="00000000">
        <w:rPr>
          <w:rFonts w:ascii="Times New Roman" w:cs="Times New Roman" w:eastAsia="Times New Roman" w:hAnsi="Times New Roman"/>
          <w:sz w:val="24"/>
          <w:szCs w:val="24"/>
          <w:highlight w:val="white"/>
          <w:rtl w:val="0"/>
        </w:rPr>
        <w:t xml:space="preserve">‘TotalCharges”</w:t>
      </w:r>
      <w:r w:rsidDel="00000000" w:rsidR="00000000" w:rsidRPr="00000000">
        <w:rPr>
          <w:rFonts w:ascii="Times New Roman" w:cs="Times New Roman" w:eastAsia="Times New Roman" w:hAnsi="Times New Roman"/>
          <w:sz w:val="24"/>
          <w:szCs w:val="24"/>
          <w:highlight w:val="white"/>
          <w:rtl w:val="0"/>
        </w:rPr>
        <w:t xml:space="preserve"> est un espace qui ne peut pas être transformé en une valeur numérique, on la remplace par 0.</w:t>
      </w:r>
    </w:p>
    <w:p w:rsidR="00000000" w:rsidDel="00000000" w:rsidP="00000000" w:rsidRDefault="00000000" w:rsidRPr="00000000" w14:paraId="00000051">
      <w:pPr>
        <w:keepLines w:val="1"/>
        <w:spacing w:line="276" w:lineRule="auto"/>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Pr>
        <w:drawing>
          <wp:inline distB="114300" distT="114300" distL="114300" distR="114300">
            <wp:extent cx="5643563" cy="257175"/>
            <wp:effectExtent b="0" l="0" r="0" t="0"/>
            <wp:docPr id="35"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643563"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Lines w:val="1"/>
        <w:spacing w:line="276" w:lineRule="auto"/>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Pr>
        <w:drawing>
          <wp:inline distB="114300" distT="114300" distL="114300" distR="114300">
            <wp:extent cx="5700713" cy="314325"/>
            <wp:effectExtent b="0" l="0" r="0" t="0"/>
            <wp:docPr id="24"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00713"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Lines w:val="1"/>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 se retrouve avec cette dataframe:</w:t>
      </w:r>
    </w:p>
    <w:p w:rsidR="00000000" w:rsidDel="00000000" w:rsidP="00000000" w:rsidRDefault="00000000" w:rsidRPr="00000000" w14:paraId="00000054">
      <w:pPr>
        <w:keepLines w:val="1"/>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614988" cy="1907656"/>
            <wp:effectExtent b="0" l="0" r="0" t="0"/>
            <wp:docPr id="26"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614988" cy="190765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2"/>
        <w:keepLines w:val="1"/>
        <w:spacing w:line="276" w:lineRule="auto"/>
        <w:jc w:val="both"/>
        <w:rPr>
          <w:rFonts w:ascii="Times New Roman" w:cs="Times New Roman" w:eastAsia="Times New Roman" w:hAnsi="Times New Roman"/>
        </w:rPr>
      </w:pPr>
      <w:bookmarkStart w:colFirst="0" w:colLast="0" w:name="_2d7h9mp62ocv" w:id="7"/>
      <w:bookmarkEnd w:id="7"/>
      <w:r w:rsidDel="00000000" w:rsidR="00000000" w:rsidRPr="00000000">
        <w:rPr>
          <w:rFonts w:ascii="Times New Roman" w:cs="Times New Roman" w:eastAsia="Times New Roman" w:hAnsi="Times New Roman"/>
          <w:rtl w:val="0"/>
        </w:rPr>
        <w:t xml:space="preserve">          2-Feature Selection: </w:t>
      </w:r>
    </w:p>
    <w:p w:rsidR="00000000" w:rsidDel="00000000" w:rsidP="00000000" w:rsidRDefault="00000000" w:rsidRPr="00000000" w14:paraId="00000056">
      <w:pPr>
        <w:pStyle w:val="Heading3"/>
        <w:spacing w:line="276" w:lineRule="auto"/>
        <w:jc w:val="both"/>
        <w:rPr>
          <w:rFonts w:ascii="Times New Roman" w:cs="Times New Roman" w:eastAsia="Times New Roman" w:hAnsi="Times New Roman"/>
        </w:rPr>
      </w:pPr>
      <w:bookmarkStart w:colFirst="0" w:colLast="0" w:name="_3j1oy6j504b9" w:id="8"/>
      <w:bookmarkEnd w:id="8"/>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rtl w:val="0"/>
        </w:rPr>
        <w:t xml:space="preserve">- Corrélation:</w:t>
      </w:r>
    </w:p>
    <w:p w:rsidR="00000000" w:rsidDel="00000000" w:rsidP="00000000" w:rsidRDefault="00000000" w:rsidRPr="00000000" w14:paraId="00000057">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a opté pour une méthode de sélection basée sur la corrélation comme on nous l'a demandé dans le document du projet et on a affiché notre heat map pour bien voir nos résultats.</w:t>
      </w:r>
    </w:p>
    <w:p w:rsidR="00000000" w:rsidDel="00000000" w:rsidP="00000000" w:rsidRDefault="00000000" w:rsidRPr="00000000" w14:paraId="00000058">
      <w:pPr>
        <w:keepLines w:val="1"/>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719638" cy="3023669"/>
            <wp:effectExtent b="0" l="0" r="0" t="0"/>
            <wp:docPr id="39"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4719638" cy="3023669"/>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Lines w:val="1"/>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On remarque que la corrélation maximale qu’on a obtenue est 0.19.Donc, on a choisi d'éliminer les corrélations négatives.</w:t>
      </w:r>
      <w:r w:rsidDel="00000000" w:rsidR="00000000" w:rsidRPr="00000000">
        <w:rPr>
          <w:rtl w:val="0"/>
        </w:rPr>
      </w:r>
    </w:p>
    <w:p w:rsidR="00000000" w:rsidDel="00000000" w:rsidP="00000000" w:rsidRDefault="00000000" w:rsidRPr="00000000" w14:paraId="0000005A">
      <w:pPr>
        <w:pStyle w:val="Heading3"/>
        <w:spacing w:line="276" w:lineRule="auto"/>
        <w:jc w:val="both"/>
        <w:rPr>
          <w:rFonts w:ascii="Times New Roman" w:cs="Times New Roman" w:eastAsia="Times New Roman" w:hAnsi="Times New Roman"/>
        </w:rPr>
      </w:pPr>
      <w:bookmarkStart w:colFirst="0" w:colLast="0" w:name="_zbmgref1wx6c" w:id="9"/>
      <w:bookmarkEnd w:id="9"/>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rtl w:val="0"/>
        </w:rPr>
        <w:t xml:space="preserve">-manipulation des données :fonction get_dummies:</w:t>
      </w:r>
    </w:p>
    <w:p w:rsidR="00000000" w:rsidDel="00000000" w:rsidP="00000000" w:rsidRDefault="00000000" w:rsidRPr="00000000" w14:paraId="0000005B">
      <w:pPr>
        <w:spacing w:line="276"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highlight w:val="white"/>
          <w:rtl w:val="0"/>
        </w:rPr>
        <w:t xml:space="preserve">La fonction get_dummies () est utilisée pour convertir des variables catégorielles en variables factices / indicateurs</w:t>
      </w:r>
      <w:r w:rsidDel="00000000" w:rsidR="00000000" w:rsidRPr="00000000">
        <w:rPr>
          <w:rtl w:val="0"/>
        </w:rPr>
      </w:r>
    </w:p>
    <w:p w:rsidR="00000000" w:rsidDel="00000000" w:rsidP="00000000" w:rsidRDefault="00000000" w:rsidRPr="00000000" w14:paraId="0000005C">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59100"/>
            <wp:effectExtent b="0" l="0" r="0" t="0"/>
            <wp:docPr id="8"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Ici, on a opté à manipuler les données avec la fonction get_dummies où nous a donné un résultat de division de notre dataset sur 28 attributs </w:t>
      </w:r>
    </w:p>
    <w:p w:rsidR="00000000" w:rsidDel="00000000" w:rsidP="00000000" w:rsidRDefault="00000000" w:rsidRPr="00000000" w14:paraId="0000005E">
      <w:pPr>
        <w:pStyle w:val="Heading3"/>
        <w:spacing w:line="276" w:lineRule="auto"/>
        <w:jc w:val="both"/>
        <w:rPr>
          <w:rFonts w:ascii="Times New Roman" w:cs="Times New Roman" w:eastAsia="Times New Roman" w:hAnsi="Times New Roman"/>
        </w:rPr>
      </w:pPr>
      <w:bookmarkStart w:colFirst="0" w:colLast="0" w:name="_66sx60ofxr6j" w:id="10"/>
      <w:bookmarkEnd w:id="10"/>
      <w:r w:rsidDel="00000000" w:rsidR="00000000" w:rsidRPr="00000000">
        <w:rPr>
          <w:rFonts w:ascii="Times New Roman" w:cs="Times New Roman" w:eastAsia="Times New Roman" w:hAnsi="Times New Roman"/>
          <w:b w:val="1"/>
          <w:rtl w:val="0"/>
        </w:rPr>
        <w:t xml:space="preserve">C</w:t>
      </w:r>
      <w:r w:rsidDel="00000000" w:rsidR="00000000" w:rsidRPr="00000000">
        <w:rPr>
          <w:rFonts w:ascii="Times New Roman" w:cs="Times New Roman" w:eastAsia="Times New Roman" w:hAnsi="Times New Roman"/>
          <w:rtl w:val="0"/>
        </w:rPr>
        <w:t xml:space="preserve">-SFS:</w:t>
      </w:r>
    </w:p>
    <w:p w:rsidR="00000000" w:rsidDel="00000000" w:rsidP="00000000" w:rsidRDefault="00000000" w:rsidRPr="00000000" w14:paraId="0000005F">
      <w:pPr>
        <w:spacing w:line="276" w:lineRule="auto"/>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60">
      <w:pPr>
        <w:spacing w:line="276" w:lineRule="auto"/>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Tout d'abord, la meilleure caractéristique unique est sélectionnée (c'est-à-dire en utilisant une fonction de critère).</w:t>
      </w:r>
    </w:p>
    <w:p w:rsidR="00000000" w:rsidDel="00000000" w:rsidP="00000000" w:rsidRDefault="00000000" w:rsidRPr="00000000" w14:paraId="00000061">
      <w:pPr>
        <w:spacing w:line="276" w:lineRule="auto"/>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Ensuite, des paires d'entités sont formées en utilisant l'une des caractéristiques restantes et cette meilleure caractéristique, et la meilleure paire est sélectionnée.</w:t>
      </w:r>
    </w:p>
    <w:p w:rsidR="00000000" w:rsidDel="00000000" w:rsidP="00000000" w:rsidRDefault="00000000" w:rsidRPr="00000000" w14:paraId="00000062">
      <w:pPr>
        <w:spacing w:line="276" w:lineRule="auto"/>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Ensuite, des triplets de caractéristiques sont formés en utilisant l'une des caractéristiques restantes et ces deux meilleures caractéristiques, et le meilleur triplet est sélectionné.</w:t>
      </w:r>
    </w:p>
    <w:p w:rsidR="00000000" w:rsidDel="00000000" w:rsidP="00000000" w:rsidRDefault="00000000" w:rsidRPr="00000000" w14:paraId="00000063">
      <w:pPr>
        <w:spacing w:line="276" w:lineRule="auto"/>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Cette procédure se poursuit jusqu'à ce qu'un nombre prédéfini d'entités soit sélectionné.</w:t>
      </w:r>
    </w:p>
    <w:p w:rsidR="00000000" w:rsidDel="00000000" w:rsidP="00000000" w:rsidRDefault="00000000" w:rsidRPr="00000000" w14:paraId="00000064">
      <w:pPr>
        <w:spacing w:line="276" w:lineRule="auto"/>
        <w:jc w:val="both"/>
        <w:rPr>
          <w:rFonts w:ascii="Times New Roman" w:cs="Times New Roman" w:eastAsia="Times New Roman" w:hAnsi="Times New Roman"/>
          <w:color w:val="741b47"/>
        </w:rPr>
      </w:pPr>
      <w:r w:rsidDel="00000000" w:rsidR="00000000" w:rsidRPr="00000000">
        <w:rPr>
          <w:rtl w:val="0"/>
        </w:rPr>
      </w:r>
    </w:p>
    <w:p w:rsidR="00000000" w:rsidDel="00000000" w:rsidP="00000000" w:rsidRDefault="00000000" w:rsidRPr="00000000" w14:paraId="00000065">
      <w:pPr>
        <w:pStyle w:val="Heading4"/>
        <w:spacing w:line="276" w:lineRule="auto"/>
        <w:jc w:val="both"/>
        <w:rPr>
          <w:rFonts w:ascii="Times New Roman" w:cs="Times New Roman" w:eastAsia="Times New Roman" w:hAnsi="Times New Roman"/>
        </w:rPr>
      </w:pPr>
      <w:bookmarkStart w:colFirst="0" w:colLast="0" w:name="_p3tyj1v6wqpu" w:id="11"/>
      <w:bookmarkEnd w:id="11"/>
      <w:r w:rsidDel="00000000" w:rsidR="00000000" w:rsidRPr="00000000">
        <w:rPr>
          <w:rFonts w:ascii="Times New Roman" w:cs="Times New Roman" w:eastAsia="Times New Roman" w:hAnsi="Times New Roman"/>
          <w:rtl w:val="0"/>
        </w:rPr>
        <w:t xml:space="preserve">C-1-Feature selection SFS (AUC)</w:t>
      </w:r>
    </w:p>
    <w:p w:rsidR="00000000" w:rsidDel="00000000" w:rsidP="00000000" w:rsidRDefault="00000000" w:rsidRPr="00000000" w14:paraId="00000066">
      <w:pPr>
        <w:spacing w:line="276" w:lineRule="auto"/>
        <w:jc w:val="both"/>
        <w:rPr>
          <w:rFonts w:ascii="Times New Roman" w:cs="Times New Roman" w:eastAsia="Times New Roman" w:hAnsi="Times New Roman"/>
          <w:color w:val="741b47"/>
        </w:rPr>
      </w:pPr>
      <w:r w:rsidDel="00000000" w:rsidR="00000000" w:rsidRPr="00000000">
        <w:rPr>
          <w:rFonts w:ascii="Times New Roman" w:cs="Times New Roman" w:eastAsia="Times New Roman" w:hAnsi="Times New Roman"/>
        </w:rPr>
        <w:drawing>
          <wp:inline distB="114300" distT="114300" distL="114300" distR="114300">
            <wp:extent cx="5915025" cy="1990725"/>
            <wp:effectExtent b="0" l="0" r="0" t="0"/>
            <wp:docPr id="25"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1502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4"/>
        <w:spacing w:line="276" w:lineRule="auto"/>
        <w:jc w:val="both"/>
        <w:rPr>
          <w:rFonts w:ascii="Times New Roman" w:cs="Times New Roman" w:eastAsia="Times New Roman" w:hAnsi="Times New Roman"/>
        </w:rPr>
      </w:pPr>
      <w:bookmarkStart w:colFirst="0" w:colLast="0" w:name="_xns9x65d9z8k" w:id="12"/>
      <w:bookmarkEnd w:id="12"/>
      <w:r w:rsidDel="00000000" w:rsidR="00000000" w:rsidRPr="00000000">
        <w:rPr>
          <w:rFonts w:ascii="Times New Roman" w:cs="Times New Roman" w:eastAsia="Times New Roman" w:hAnsi="Times New Roman"/>
          <w:rtl w:val="0"/>
        </w:rPr>
        <w:t xml:space="preserve">C-2-Feature selection SFS (Accuracy)</w:t>
      </w:r>
    </w:p>
    <w:p w:rsidR="00000000" w:rsidDel="00000000" w:rsidP="00000000" w:rsidRDefault="00000000" w:rsidRPr="00000000" w14:paraId="00000068">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828800"/>
            <wp:effectExtent b="0" l="0" r="0" t="0"/>
            <wp:docPr id="33"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3"/>
        <w:spacing w:line="276" w:lineRule="auto"/>
        <w:jc w:val="both"/>
        <w:rPr>
          <w:rFonts w:ascii="Times New Roman" w:cs="Times New Roman" w:eastAsia="Times New Roman" w:hAnsi="Times New Roman"/>
        </w:rPr>
      </w:pPr>
      <w:bookmarkStart w:colFirst="0" w:colLast="0" w:name="_5qhw5q2jgcpn" w:id="13"/>
      <w:bookmarkEnd w:id="13"/>
      <w:r w:rsidDel="00000000" w:rsidR="00000000" w:rsidRPr="00000000">
        <w:rPr>
          <w:rFonts w:ascii="Times New Roman" w:cs="Times New Roman" w:eastAsia="Times New Roman" w:hAnsi="Times New Roman"/>
          <w:b w:val="1"/>
          <w:rtl w:val="0"/>
        </w:rPr>
        <w:t xml:space="preserve">D</w:t>
      </w:r>
      <w:r w:rsidDel="00000000" w:rsidR="00000000" w:rsidRPr="00000000">
        <w:rPr>
          <w:rFonts w:ascii="Times New Roman" w:cs="Times New Roman" w:eastAsia="Times New Roman" w:hAnsi="Times New Roman"/>
          <w:rtl w:val="0"/>
        </w:rPr>
        <w:t xml:space="preserve">-SBS:</w:t>
      </w:r>
    </w:p>
    <w:p w:rsidR="00000000" w:rsidDel="00000000" w:rsidP="00000000" w:rsidRDefault="00000000" w:rsidRPr="00000000" w14:paraId="0000006A">
      <w:pPr>
        <w:spacing w:line="276" w:lineRule="auto"/>
        <w:jc w:val="both"/>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Premièrement, la fonction de critère est calculée pour toutes les n entités.</w:t>
      </w:r>
    </w:p>
    <w:p w:rsidR="00000000" w:rsidDel="00000000" w:rsidP="00000000" w:rsidRDefault="00000000" w:rsidRPr="00000000" w14:paraId="0000006B">
      <w:pPr>
        <w:spacing w:line="276" w:lineRule="auto"/>
        <w:jc w:val="both"/>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Ensuite, chaque caractéristique est supprimée une à la fois, la fonction de critère est calculée pour tous les sous-ensembles avec n-1 caractéristiques, et la pire caractéristique est rejetée.</w:t>
      </w:r>
    </w:p>
    <w:p w:rsidR="00000000" w:rsidDel="00000000" w:rsidP="00000000" w:rsidRDefault="00000000" w:rsidRPr="00000000" w14:paraId="0000006C">
      <w:pPr>
        <w:spacing w:line="276" w:lineRule="auto"/>
        <w:jc w:val="both"/>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Ensuite, chaque caractéristique parmi les n-1 restants est supprimée une par une, et la pire caractéristique est rejetée pour former un sous-ensemble avec n-2 caractéristiques.</w:t>
      </w:r>
    </w:p>
    <w:p w:rsidR="00000000" w:rsidDel="00000000" w:rsidP="00000000" w:rsidRDefault="00000000" w:rsidRPr="00000000" w14:paraId="0000006D">
      <w:pPr>
        <w:spacing w:line="276" w:lineRule="auto"/>
        <w:jc w:val="both"/>
        <w:rPr>
          <w:rFonts w:ascii="Times New Roman" w:cs="Times New Roman" w:eastAsia="Times New Roman" w:hAnsi="Times New Roman"/>
          <w:color w:val="741b47"/>
        </w:rPr>
      </w:pPr>
      <w:r w:rsidDel="00000000" w:rsidR="00000000" w:rsidRPr="00000000">
        <w:rPr>
          <w:rFonts w:ascii="Times New Roman" w:cs="Times New Roman" w:eastAsia="Times New Roman" w:hAnsi="Times New Roman"/>
          <w:color w:val="202124"/>
          <w:sz w:val="26"/>
          <w:szCs w:val="26"/>
          <w:rtl w:val="0"/>
        </w:rPr>
        <w:t xml:space="preserve">Cette procédure se poursuit jusqu'à ce qu'il reste un nombre prédéfini d'entités.</w:t>
      </w:r>
      <w:r w:rsidDel="00000000" w:rsidR="00000000" w:rsidRPr="00000000">
        <w:rPr>
          <w:rtl w:val="0"/>
        </w:rPr>
      </w:r>
    </w:p>
    <w:p w:rsidR="00000000" w:rsidDel="00000000" w:rsidP="00000000" w:rsidRDefault="00000000" w:rsidRPr="00000000" w14:paraId="0000006E">
      <w:pPr>
        <w:pStyle w:val="Heading4"/>
        <w:spacing w:line="276" w:lineRule="auto"/>
        <w:jc w:val="both"/>
        <w:rPr>
          <w:rFonts w:ascii="Times New Roman" w:cs="Times New Roman" w:eastAsia="Times New Roman" w:hAnsi="Times New Roman"/>
        </w:rPr>
      </w:pPr>
      <w:bookmarkStart w:colFirst="0" w:colLast="0" w:name="_zh7xs6opq8xn" w:id="14"/>
      <w:bookmarkEnd w:id="14"/>
      <w:r w:rsidDel="00000000" w:rsidR="00000000" w:rsidRPr="00000000">
        <w:rPr>
          <w:rFonts w:ascii="Times New Roman" w:cs="Times New Roman" w:eastAsia="Times New Roman" w:hAnsi="Times New Roman"/>
          <w:rtl w:val="0"/>
        </w:rPr>
        <w:t xml:space="preserve">D-1-Feature selection SBS (AUC) </w:t>
      </w:r>
    </w:p>
    <w:p w:rsidR="00000000" w:rsidDel="00000000" w:rsidP="00000000" w:rsidRDefault="00000000" w:rsidRPr="00000000" w14:paraId="0000006F">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05000"/>
            <wp:effectExtent b="0" l="0" r="0" t="0"/>
            <wp:docPr id="29"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4"/>
        <w:spacing w:line="276" w:lineRule="auto"/>
        <w:jc w:val="both"/>
        <w:rPr>
          <w:rFonts w:ascii="Times New Roman" w:cs="Times New Roman" w:eastAsia="Times New Roman" w:hAnsi="Times New Roman"/>
        </w:rPr>
      </w:pPr>
      <w:bookmarkStart w:colFirst="0" w:colLast="0" w:name="_ot1kv02vl33x" w:id="15"/>
      <w:bookmarkEnd w:id="15"/>
      <w:r w:rsidDel="00000000" w:rsidR="00000000" w:rsidRPr="00000000">
        <w:rPr>
          <w:rFonts w:ascii="Times New Roman" w:cs="Times New Roman" w:eastAsia="Times New Roman" w:hAnsi="Times New Roman"/>
          <w:rtl w:val="0"/>
        </w:rPr>
        <w:t xml:space="preserve">D-2-Feature selection SBS (Accuracy) </w:t>
      </w:r>
    </w:p>
    <w:p w:rsidR="00000000" w:rsidDel="00000000" w:rsidP="00000000" w:rsidRDefault="00000000" w:rsidRPr="00000000" w14:paraId="00000071">
      <w:pPr>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5943600" cy="1892300"/>
            <wp:effectExtent b="0" l="0" r="0" t="0"/>
            <wp:docPr id="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3"/>
        <w:spacing w:line="276" w:lineRule="auto"/>
        <w:jc w:val="both"/>
        <w:rPr>
          <w:rFonts w:ascii="Times New Roman" w:cs="Times New Roman" w:eastAsia="Times New Roman" w:hAnsi="Times New Roman"/>
        </w:rPr>
      </w:pPr>
      <w:bookmarkStart w:colFirst="0" w:colLast="0" w:name="_lnizk6z4v6r2" w:id="16"/>
      <w:bookmarkEnd w:id="16"/>
      <w:r w:rsidDel="00000000" w:rsidR="00000000" w:rsidRPr="00000000">
        <w:rPr>
          <w:rFonts w:ascii="Times New Roman" w:cs="Times New Roman" w:eastAsia="Times New Roman" w:hAnsi="Times New Roman"/>
          <w:b w:val="1"/>
          <w:rtl w:val="0"/>
        </w:rPr>
        <w:t xml:space="preserve">E</w:t>
      </w:r>
      <w:r w:rsidDel="00000000" w:rsidR="00000000" w:rsidRPr="00000000">
        <w:rPr>
          <w:rFonts w:ascii="Times New Roman" w:cs="Times New Roman" w:eastAsia="Times New Roman" w:hAnsi="Times New Roman"/>
          <w:rtl w:val="0"/>
        </w:rPr>
        <w:t xml:space="preserve">-SFFS:</w:t>
      </w:r>
    </w:p>
    <w:p w:rsidR="00000000" w:rsidDel="00000000" w:rsidP="00000000" w:rsidRDefault="00000000" w:rsidRPr="00000000" w14:paraId="00000073">
      <w:pPr>
        <w:spacing w:line="276" w:lineRule="auto"/>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w:t>
      </w:r>
      <w:r w:rsidDel="00000000" w:rsidR="00000000" w:rsidRPr="00000000">
        <w:rPr>
          <w:rFonts w:ascii="Times New Roman" w:cs="Times New Roman" w:eastAsia="Times New Roman" w:hAnsi="Times New Roman"/>
          <w:color w:val="202124"/>
          <w:rtl w:val="0"/>
        </w:rPr>
        <w:t xml:space="preserve">La sélection avant flottante séquentielle (SFFS) commence à partir de</w:t>
      </w:r>
    </w:p>
    <w:p w:rsidR="00000000" w:rsidDel="00000000" w:rsidP="00000000" w:rsidRDefault="00000000" w:rsidRPr="00000000" w14:paraId="00000074">
      <w:pPr>
        <w:spacing w:line="276" w:lineRule="auto"/>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l'ensemble vide.</w:t>
      </w:r>
    </w:p>
    <w:p w:rsidR="00000000" w:rsidDel="00000000" w:rsidP="00000000" w:rsidRDefault="00000000" w:rsidRPr="00000000" w14:paraId="00000075">
      <w:pPr>
        <w:spacing w:line="276" w:lineRule="auto"/>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-Après chaque pas en avant, SFFS effectue des pas en arrière</w:t>
      </w:r>
    </w:p>
    <w:p w:rsidR="00000000" w:rsidDel="00000000" w:rsidP="00000000" w:rsidRDefault="00000000" w:rsidRPr="00000000" w14:paraId="00000076">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rtl w:val="0"/>
        </w:rPr>
        <w:t xml:space="preserve">tant que la fonction objectif augmente.</w:t>
      </w:r>
      <w:r w:rsidDel="00000000" w:rsidR="00000000" w:rsidRPr="00000000">
        <w:rPr>
          <w:rtl w:val="0"/>
        </w:rPr>
      </w:r>
    </w:p>
    <w:p w:rsidR="00000000" w:rsidDel="00000000" w:rsidP="00000000" w:rsidRDefault="00000000" w:rsidRPr="00000000" w14:paraId="00000077">
      <w:pPr>
        <w:pStyle w:val="Heading4"/>
        <w:spacing w:line="276" w:lineRule="auto"/>
        <w:jc w:val="both"/>
        <w:rPr>
          <w:rFonts w:ascii="Times New Roman" w:cs="Times New Roman" w:eastAsia="Times New Roman" w:hAnsi="Times New Roman"/>
        </w:rPr>
      </w:pPr>
      <w:bookmarkStart w:colFirst="0" w:colLast="0" w:name="_94ft8zsdoly2" w:id="17"/>
      <w:bookmarkEnd w:id="17"/>
      <w:r w:rsidDel="00000000" w:rsidR="00000000" w:rsidRPr="00000000">
        <w:rPr>
          <w:rFonts w:ascii="Times New Roman" w:cs="Times New Roman" w:eastAsia="Times New Roman" w:hAnsi="Times New Roman"/>
          <w:rtl w:val="0"/>
        </w:rPr>
        <w:t xml:space="preserve">E-1-Feature selection SFFS(Auc) </w:t>
      </w:r>
    </w:p>
    <w:p w:rsidR="00000000" w:rsidDel="00000000" w:rsidP="00000000" w:rsidRDefault="00000000" w:rsidRPr="00000000" w14:paraId="00000078">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86175" cy="1238250"/>
            <wp:effectExtent b="0" l="0" r="0" t="0"/>
            <wp:docPr id="43"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368617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4"/>
        <w:spacing w:line="276" w:lineRule="auto"/>
        <w:jc w:val="both"/>
        <w:rPr>
          <w:rFonts w:ascii="Times New Roman" w:cs="Times New Roman" w:eastAsia="Times New Roman" w:hAnsi="Times New Roman"/>
        </w:rPr>
      </w:pPr>
      <w:bookmarkStart w:colFirst="0" w:colLast="0" w:name="_yvcgugepvoho" w:id="18"/>
      <w:bookmarkEnd w:id="18"/>
      <w:r w:rsidDel="00000000" w:rsidR="00000000" w:rsidRPr="00000000">
        <w:rPr>
          <w:rFonts w:ascii="Times New Roman" w:cs="Times New Roman" w:eastAsia="Times New Roman" w:hAnsi="Times New Roman"/>
          <w:rtl w:val="0"/>
        </w:rPr>
        <w:t xml:space="preserve">E-2-Feature selection SFFS(Accuracy) </w:t>
      </w:r>
    </w:p>
    <w:p w:rsidR="00000000" w:rsidDel="00000000" w:rsidP="00000000" w:rsidRDefault="00000000" w:rsidRPr="00000000" w14:paraId="0000007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81525" cy="1304925"/>
            <wp:effectExtent b="0" l="0" r="0" t="0"/>
            <wp:docPr id="12"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458152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3"/>
        <w:spacing w:line="276" w:lineRule="auto"/>
        <w:jc w:val="both"/>
        <w:rPr>
          <w:rFonts w:ascii="Times New Roman" w:cs="Times New Roman" w:eastAsia="Times New Roman" w:hAnsi="Times New Roman"/>
        </w:rPr>
      </w:pPr>
      <w:bookmarkStart w:colFirst="0" w:colLast="0" w:name="_7ipt1pbk6l4m" w:id="19"/>
      <w:bookmarkEnd w:id="19"/>
      <w:r w:rsidDel="00000000" w:rsidR="00000000" w:rsidRPr="00000000">
        <w:rPr>
          <w:rFonts w:ascii="Times New Roman" w:cs="Times New Roman" w:eastAsia="Times New Roman" w:hAnsi="Times New Roman"/>
          <w:b w:val="1"/>
          <w:rtl w:val="0"/>
        </w:rPr>
        <w:t xml:space="preserve">F</w:t>
      </w:r>
      <w:r w:rsidDel="00000000" w:rsidR="00000000" w:rsidRPr="00000000">
        <w:rPr>
          <w:rFonts w:ascii="Times New Roman" w:cs="Times New Roman" w:eastAsia="Times New Roman" w:hAnsi="Times New Roman"/>
          <w:rtl w:val="0"/>
        </w:rPr>
        <w:t xml:space="preserve">-SBFS:</w:t>
      </w:r>
    </w:p>
    <w:p w:rsidR="00000000" w:rsidDel="00000000" w:rsidP="00000000" w:rsidRDefault="00000000" w:rsidRPr="00000000" w14:paraId="0000007C">
      <w:pPr>
        <w:spacing w:line="276" w:lineRule="auto"/>
        <w:jc w:val="both"/>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-La sélection arrière flottante séquentielle (SFBS) démarre</w:t>
      </w:r>
    </w:p>
    <w:p w:rsidR="00000000" w:rsidDel="00000000" w:rsidP="00000000" w:rsidRDefault="00000000" w:rsidRPr="00000000" w14:paraId="0000007D">
      <w:pPr>
        <w:spacing w:line="276" w:lineRule="auto"/>
        <w:jc w:val="both"/>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de l'ensemble complet.</w:t>
      </w:r>
    </w:p>
    <w:p w:rsidR="00000000" w:rsidDel="00000000" w:rsidP="00000000" w:rsidRDefault="00000000" w:rsidRPr="00000000" w14:paraId="0000007E">
      <w:pPr>
        <w:spacing w:line="276" w:lineRule="auto"/>
        <w:jc w:val="both"/>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-Après chaque pas en arrière, SFBS effectue des pas en avant</w:t>
      </w:r>
    </w:p>
    <w:p w:rsidR="00000000" w:rsidDel="00000000" w:rsidP="00000000" w:rsidRDefault="00000000" w:rsidRPr="00000000" w14:paraId="0000007F">
      <w:pPr>
        <w:spacing w:after="0" w:before="0" w:line="276" w:lineRule="auto"/>
        <w:jc w:val="both"/>
        <w:rPr>
          <w:rFonts w:ascii="Times New Roman" w:cs="Times New Roman" w:eastAsia="Times New Roman" w:hAnsi="Times New Roman"/>
          <w:color w:val="741b47"/>
        </w:rPr>
      </w:pPr>
      <w:r w:rsidDel="00000000" w:rsidR="00000000" w:rsidRPr="00000000">
        <w:rPr>
          <w:rFonts w:ascii="Times New Roman" w:cs="Times New Roman" w:eastAsia="Times New Roman" w:hAnsi="Times New Roman"/>
          <w:color w:val="202124"/>
          <w:sz w:val="26"/>
          <w:szCs w:val="26"/>
          <w:rtl w:val="0"/>
        </w:rPr>
        <w:t xml:space="preserve">tant que la fonction objectif augmente.</w:t>
      </w:r>
      <w:r w:rsidDel="00000000" w:rsidR="00000000" w:rsidRPr="00000000">
        <w:rPr>
          <w:rtl w:val="0"/>
        </w:rPr>
      </w:r>
    </w:p>
    <w:p w:rsidR="00000000" w:rsidDel="00000000" w:rsidP="00000000" w:rsidRDefault="00000000" w:rsidRPr="00000000" w14:paraId="00000080">
      <w:pPr>
        <w:pStyle w:val="Heading4"/>
        <w:spacing w:line="276" w:lineRule="auto"/>
        <w:jc w:val="both"/>
        <w:rPr>
          <w:rFonts w:ascii="Times New Roman" w:cs="Times New Roman" w:eastAsia="Times New Roman" w:hAnsi="Times New Roman"/>
        </w:rPr>
      </w:pPr>
      <w:bookmarkStart w:colFirst="0" w:colLast="0" w:name="_n28t5a87lg78" w:id="20"/>
      <w:bookmarkEnd w:id="20"/>
      <w:r w:rsidDel="00000000" w:rsidR="00000000" w:rsidRPr="00000000">
        <w:rPr>
          <w:rFonts w:ascii="Times New Roman" w:cs="Times New Roman" w:eastAsia="Times New Roman" w:hAnsi="Times New Roman"/>
          <w:rtl w:val="0"/>
        </w:rPr>
        <w:t xml:space="preserve">F-1-Feature selection SBFS(Auc) </w:t>
      </w:r>
    </w:p>
    <w:p w:rsidR="00000000" w:rsidDel="00000000" w:rsidP="00000000" w:rsidRDefault="00000000" w:rsidRPr="00000000" w14:paraId="00000081">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19625" cy="1285875"/>
            <wp:effectExtent b="0" l="0" r="0" t="0"/>
            <wp:docPr id="45"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46196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4"/>
        <w:spacing w:line="276" w:lineRule="auto"/>
        <w:jc w:val="both"/>
        <w:rPr>
          <w:rFonts w:ascii="Times New Roman" w:cs="Times New Roman" w:eastAsia="Times New Roman" w:hAnsi="Times New Roman"/>
        </w:rPr>
      </w:pPr>
      <w:bookmarkStart w:colFirst="0" w:colLast="0" w:name="_v5wzj7ajh8hf" w:id="21"/>
      <w:bookmarkEnd w:id="21"/>
      <w:r w:rsidDel="00000000" w:rsidR="00000000" w:rsidRPr="00000000">
        <w:rPr>
          <w:rFonts w:ascii="Times New Roman" w:cs="Times New Roman" w:eastAsia="Times New Roman" w:hAnsi="Times New Roman"/>
          <w:rtl w:val="0"/>
        </w:rPr>
        <w:t xml:space="preserve">F-2-Feature selection SBFS(Accuracy) </w:t>
      </w:r>
    </w:p>
    <w:p w:rsidR="00000000" w:rsidDel="00000000" w:rsidP="00000000" w:rsidRDefault="00000000" w:rsidRPr="00000000" w14:paraId="00000083">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57725" cy="1304925"/>
            <wp:effectExtent b="0" l="0" r="0" t="0"/>
            <wp:docPr id="16"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465772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Lines w:val="1"/>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481579" cy="2773363"/>
            <wp:effectExtent b="0" l="0" r="0" t="0"/>
            <wp:docPr id="19"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481579" cy="277336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2"/>
        <w:keepLines w:val="1"/>
        <w:spacing w:line="276" w:lineRule="auto"/>
        <w:jc w:val="both"/>
        <w:rPr>
          <w:rFonts w:ascii="Times New Roman" w:cs="Times New Roman" w:eastAsia="Times New Roman" w:hAnsi="Times New Roman"/>
        </w:rPr>
      </w:pPr>
      <w:bookmarkStart w:colFirst="0" w:colLast="0" w:name="_g85jz2jnh4ns" w:id="22"/>
      <w:bookmarkEnd w:id="22"/>
      <w:r w:rsidDel="00000000" w:rsidR="00000000" w:rsidRPr="00000000">
        <w:rPr>
          <w:rFonts w:ascii="Times New Roman" w:cs="Times New Roman" w:eastAsia="Times New Roman" w:hAnsi="Times New Roman"/>
          <w:rtl w:val="0"/>
        </w:rPr>
        <w:t xml:space="preserve">       3- transformation des données: </w:t>
      </w:r>
    </w:p>
    <w:p w:rsidR="00000000" w:rsidDel="00000000" w:rsidP="00000000" w:rsidRDefault="00000000" w:rsidRPr="00000000" w14:paraId="00000086">
      <w:pPr>
        <w:pStyle w:val="Heading4"/>
        <w:keepLines w:val="1"/>
        <w:spacing w:line="276" w:lineRule="auto"/>
        <w:jc w:val="both"/>
        <w:rPr>
          <w:rFonts w:ascii="Times New Roman" w:cs="Times New Roman" w:eastAsia="Times New Roman" w:hAnsi="Times New Roman"/>
        </w:rPr>
      </w:pPr>
      <w:bookmarkStart w:colFirst="0" w:colLast="0" w:name="_tgdtnpusafky" w:id="23"/>
      <w:bookmarkEnd w:id="23"/>
      <w:r w:rsidDel="00000000" w:rsidR="00000000" w:rsidRPr="00000000">
        <w:rPr>
          <w:rFonts w:ascii="Times New Roman" w:cs="Times New Roman" w:eastAsia="Times New Roman" w:hAnsi="Times New Roman"/>
          <w:rtl w:val="0"/>
        </w:rPr>
        <w:t xml:space="preserve">Normalisation </w:t>
      </w:r>
    </w:p>
    <w:p w:rsidR="00000000" w:rsidDel="00000000" w:rsidP="00000000" w:rsidRDefault="00000000" w:rsidRPr="00000000" w14:paraId="00000087">
      <w:pPr>
        <w:keepLines w:val="1"/>
        <w:spacing w:line="276"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avec MinMaxScaler:</w:t>
      </w:r>
    </w:p>
    <w:p w:rsidR="00000000" w:rsidDel="00000000" w:rsidP="00000000" w:rsidRDefault="00000000" w:rsidRPr="00000000" w14:paraId="00000088">
      <w:pPr>
        <w:keepLines w:val="1"/>
        <w:spacing w:line="276"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841500"/>
            <wp:effectExtent b="0" l="0" r="0" t="0"/>
            <wp:docPr id="11"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Lines w:val="1"/>
        <w:spacing w:line="276" w:lineRule="auto"/>
        <w:ind w:left="0" w:firstLine="0"/>
        <w:jc w:val="both"/>
        <w:rPr>
          <w:rFonts w:ascii="Times New Roman" w:cs="Times New Roman" w:eastAsia="Times New Roman" w:hAnsi="Times New Roman"/>
          <w:color w:val="38761d"/>
          <w:sz w:val="24"/>
          <w:szCs w:val="24"/>
          <w:highlight w:val="white"/>
        </w:rPr>
      </w:pPr>
      <w:r w:rsidDel="00000000" w:rsidR="00000000" w:rsidRPr="00000000">
        <w:rPr>
          <w:rtl w:val="0"/>
        </w:rPr>
      </w:r>
    </w:p>
    <w:p w:rsidR="00000000" w:rsidDel="00000000" w:rsidP="00000000" w:rsidRDefault="00000000" w:rsidRPr="00000000" w14:paraId="0000008A">
      <w:pPr>
        <w:pStyle w:val="Heading2"/>
        <w:keepLines w:val="1"/>
        <w:spacing w:line="276" w:lineRule="auto"/>
        <w:jc w:val="both"/>
        <w:rPr>
          <w:rFonts w:ascii="Times New Roman" w:cs="Times New Roman" w:eastAsia="Times New Roman" w:hAnsi="Times New Roman"/>
        </w:rPr>
      </w:pPr>
      <w:bookmarkStart w:colFirst="0" w:colLast="0" w:name="_8qx02210927n" w:id="24"/>
      <w:bookmarkEnd w:id="24"/>
      <w:r w:rsidDel="00000000" w:rsidR="00000000" w:rsidRPr="00000000">
        <w:rPr>
          <w:rFonts w:ascii="Times New Roman" w:cs="Times New Roman" w:eastAsia="Times New Roman" w:hAnsi="Times New Roman"/>
          <w:rtl w:val="0"/>
        </w:rPr>
        <w:t xml:space="preserve"> 4-Réduction des dimensionnalité:</w:t>
      </w:r>
    </w:p>
    <w:p w:rsidR="00000000" w:rsidDel="00000000" w:rsidP="00000000" w:rsidRDefault="00000000" w:rsidRPr="00000000" w14:paraId="0000008B">
      <w:pPr>
        <w:keepLines w:val="1"/>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 passe maintenant à l'application de l’ACP:</w:t>
      </w:r>
    </w:p>
    <w:p w:rsidR="00000000" w:rsidDel="00000000" w:rsidP="00000000" w:rsidRDefault="00000000" w:rsidRPr="00000000" w14:paraId="0000008C">
      <w:pPr>
        <w:keepLines w:val="1"/>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472113" cy="3262221"/>
            <wp:effectExtent b="0" l="0" r="0" t="0"/>
            <wp:docPr id="9"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472113" cy="3262221"/>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Lines w:val="1"/>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Et voici une partie de ce qu’on a obtenu:</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452938" cy="3914775"/>
            <wp:effectExtent b="0" l="0" r="0" t="0"/>
            <wp:docPr id="49" name="image33.png"/>
            <a:graphic>
              <a:graphicData uri="http://schemas.openxmlformats.org/drawingml/2006/picture">
                <pic:pic>
                  <pic:nvPicPr>
                    <pic:cNvPr id="0" name="image33.png"/>
                    <pic:cNvPicPr preferRelativeResize="0"/>
                  </pic:nvPicPr>
                  <pic:blipFill>
                    <a:blip r:embed="rId30"/>
                    <a:srcRect b="19000" l="0" r="0" t="0"/>
                    <a:stretch>
                      <a:fillRect/>
                    </a:stretch>
                  </pic:blipFill>
                  <pic:spPr>
                    <a:xfrm>
                      <a:off x="0" y="0"/>
                      <a:ext cx="4452938"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1"/>
        <w:spacing w:line="276" w:lineRule="auto"/>
        <w:jc w:val="both"/>
        <w:rPr>
          <w:rFonts w:ascii="Times New Roman" w:cs="Times New Roman" w:eastAsia="Times New Roman" w:hAnsi="Times New Roman"/>
        </w:rPr>
      </w:pPr>
      <w:bookmarkStart w:colFirst="0" w:colLast="0" w:name="_deiyhf4w4gjr" w:id="25"/>
      <w:bookmarkEnd w:id="25"/>
      <w:r w:rsidDel="00000000" w:rsidR="00000000" w:rsidRPr="00000000">
        <w:rPr>
          <w:rFonts w:ascii="Times New Roman" w:cs="Times New Roman" w:eastAsia="Times New Roman" w:hAnsi="Times New Roman"/>
          <w:rtl w:val="0"/>
        </w:rPr>
        <w:t xml:space="preserve">III-Modelisation </w:t>
      </w:r>
    </w:p>
    <w:p w:rsidR="00000000" w:rsidDel="00000000" w:rsidP="00000000" w:rsidRDefault="00000000" w:rsidRPr="00000000" w14:paraId="0000008F">
      <w:pPr>
        <w:pStyle w:val="Heading2"/>
        <w:spacing w:line="276" w:lineRule="auto"/>
        <w:jc w:val="both"/>
        <w:rPr>
          <w:rFonts w:ascii="Times New Roman" w:cs="Times New Roman" w:eastAsia="Times New Roman" w:hAnsi="Times New Roman"/>
        </w:rPr>
      </w:pPr>
      <w:bookmarkStart w:colFirst="0" w:colLast="0" w:name="_73ylibnktg0f" w:id="26"/>
      <w:bookmarkEnd w:id="26"/>
      <w:r w:rsidDel="00000000" w:rsidR="00000000" w:rsidRPr="00000000">
        <w:rPr>
          <w:rFonts w:ascii="Times New Roman" w:cs="Times New Roman" w:eastAsia="Times New Roman" w:hAnsi="Times New Roman"/>
          <w:rtl w:val="0"/>
        </w:rPr>
        <w:t xml:space="preserve">      1-K Nearest Neighbors</w:t>
      </w:r>
    </w:p>
    <w:p w:rsidR="00000000" w:rsidDel="00000000" w:rsidP="00000000" w:rsidRDefault="00000000" w:rsidRPr="00000000" w14:paraId="00000090">
      <w:pPr>
        <w:keepLines w:val="1"/>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appliquant le KNN avec une plage allant de 1 vers 40 On a obtenu comme suit le graph donnant le taux d’erreur pour les différentes valeurs de K.</w:t>
      </w:r>
    </w:p>
    <w:p w:rsidR="00000000" w:rsidDel="00000000" w:rsidP="00000000" w:rsidRDefault="00000000" w:rsidRPr="00000000" w14:paraId="00000091">
      <w:pPr>
        <w:keepLines w:val="1"/>
        <w:spacing w:line="276" w:lineRule="auto"/>
        <w:ind w:left="720" w:firstLine="0"/>
        <w:jc w:val="both"/>
        <w:rPr>
          <w:rFonts w:ascii="Times New Roman" w:cs="Times New Roman" w:eastAsia="Times New Roman" w:hAnsi="Times New Roman"/>
          <w:b w:val="1"/>
          <w:color w:val="38761d"/>
          <w:sz w:val="24"/>
          <w:szCs w:val="24"/>
          <w:u w:val="single"/>
        </w:rPr>
      </w:pPr>
      <w:r w:rsidDel="00000000" w:rsidR="00000000" w:rsidRPr="00000000">
        <w:rPr>
          <w:rFonts w:ascii="Times New Roman" w:cs="Times New Roman" w:eastAsia="Times New Roman" w:hAnsi="Times New Roman"/>
          <w:sz w:val="24"/>
          <w:szCs w:val="24"/>
          <w:rtl w:val="0"/>
        </w:rPr>
        <w:t xml:space="preserve">On a choisi la valeur de K la plus petite, c.à.d ayant le taux d’erreur le plus petit d'où on a choisit </w:t>
      </w:r>
      <w:r w:rsidDel="00000000" w:rsidR="00000000" w:rsidRPr="00000000">
        <w:rPr>
          <w:rFonts w:ascii="Times New Roman" w:cs="Times New Roman" w:eastAsia="Times New Roman" w:hAnsi="Times New Roman"/>
          <w:b w:val="1"/>
          <w:color w:val="38761d"/>
          <w:sz w:val="24"/>
          <w:szCs w:val="24"/>
          <w:u w:val="single"/>
          <w:rtl w:val="0"/>
        </w:rPr>
        <w:t xml:space="preserve">K=23.</w:t>
      </w:r>
    </w:p>
    <w:p w:rsidR="00000000" w:rsidDel="00000000" w:rsidP="00000000" w:rsidRDefault="00000000" w:rsidRPr="00000000" w14:paraId="00000092">
      <w:pPr>
        <w:keepLines w:val="1"/>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7768" cy="4475162"/>
            <wp:effectExtent b="0" l="0" r="0" t="0"/>
            <wp:docPr id="38"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4507768" cy="4475162"/>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Lines w:val="1"/>
        <w:spacing w:line="276" w:lineRule="auto"/>
        <w:ind w:left="720" w:firstLine="0"/>
        <w:jc w:val="both"/>
        <w:rPr>
          <w:rFonts w:ascii="Times New Roman" w:cs="Times New Roman" w:eastAsia="Times New Roman" w:hAnsi="Times New Roman"/>
          <w:b w:val="1"/>
          <w:color w:val="6aa84f"/>
          <w:sz w:val="24"/>
          <w:szCs w:val="24"/>
        </w:rPr>
      </w:pPr>
      <w:r w:rsidDel="00000000" w:rsidR="00000000" w:rsidRPr="00000000">
        <w:rPr>
          <w:rFonts w:ascii="Times New Roman" w:cs="Times New Roman" w:eastAsia="Times New Roman" w:hAnsi="Times New Roman"/>
          <w:sz w:val="24"/>
          <w:szCs w:val="24"/>
          <w:rtl w:val="0"/>
        </w:rPr>
        <w:t xml:space="preserve">On passant maintenant notre train et test data frames on a obtenu comme suit des résultats de </w:t>
      </w:r>
      <w:r w:rsidDel="00000000" w:rsidR="00000000" w:rsidRPr="00000000">
        <w:rPr>
          <w:rFonts w:ascii="Times New Roman" w:cs="Times New Roman" w:eastAsia="Times New Roman" w:hAnsi="Times New Roman"/>
          <w:b w:val="1"/>
          <w:color w:val="6aa84f"/>
          <w:sz w:val="24"/>
          <w:szCs w:val="24"/>
          <w:rtl w:val="0"/>
        </w:rPr>
        <w:t xml:space="preserve">80% accuracy </w:t>
      </w:r>
      <w:r w:rsidDel="00000000" w:rsidR="00000000" w:rsidRPr="00000000">
        <w:rPr>
          <w:rFonts w:ascii="Times New Roman" w:cs="Times New Roman" w:eastAsia="Times New Roman" w:hAnsi="Times New Roman"/>
          <w:sz w:val="24"/>
          <w:szCs w:val="24"/>
          <w:rtl w:val="0"/>
        </w:rPr>
        <w:t xml:space="preserve">pour le</w:t>
      </w:r>
      <w:r w:rsidDel="00000000" w:rsidR="00000000" w:rsidRPr="00000000">
        <w:rPr>
          <w:rFonts w:ascii="Times New Roman" w:cs="Times New Roman" w:eastAsia="Times New Roman" w:hAnsi="Times New Roman"/>
          <w:b w:val="1"/>
          <w:color w:val="6aa84f"/>
          <w:sz w:val="24"/>
          <w:szCs w:val="24"/>
          <w:rtl w:val="0"/>
        </w:rPr>
        <w:t xml:space="preserve"> training set</w:t>
      </w:r>
      <w:r w:rsidDel="00000000" w:rsidR="00000000" w:rsidRPr="00000000">
        <w:rPr>
          <w:rFonts w:ascii="Times New Roman" w:cs="Times New Roman" w:eastAsia="Times New Roman" w:hAnsi="Times New Roman"/>
          <w:sz w:val="24"/>
          <w:szCs w:val="24"/>
          <w:rtl w:val="0"/>
        </w:rPr>
        <w:t xml:space="preserve"> et </w:t>
      </w:r>
      <w:r w:rsidDel="00000000" w:rsidR="00000000" w:rsidRPr="00000000">
        <w:rPr>
          <w:rFonts w:ascii="Times New Roman" w:cs="Times New Roman" w:eastAsia="Times New Roman" w:hAnsi="Times New Roman"/>
          <w:b w:val="1"/>
          <w:color w:val="6aa84f"/>
          <w:sz w:val="24"/>
          <w:szCs w:val="24"/>
          <w:rtl w:val="0"/>
        </w:rPr>
        <w:t xml:space="preserve">80% accuracy </w:t>
      </w:r>
      <w:r w:rsidDel="00000000" w:rsidR="00000000" w:rsidRPr="00000000">
        <w:rPr>
          <w:rFonts w:ascii="Times New Roman" w:cs="Times New Roman" w:eastAsia="Times New Roman" w:hAnsi="Times New Roman"/>
          <w:sz w:val="24"/>
          <w:szCs w:val="24"/>
          <w:rtl w:val="0"/>
        </w:rPr>
        <w:t xml:space="preserve">pour le </w:t>
      </w:r>
      <w:r w:rsidDel="00000000" w:rsidR="00000000" w:rsidRPr="00000000">
        <w:rPr>
          <w:rFonts w:ascii="Times New Roman" w:cs="Times New Roman" w:eastAsia="Times New Roman" w:hAnsi="Times New Roman"/>
          <w:color w:val="6aa84f"/>
          <w:sz w:val="24"/>
          <w:szCs w:val="24"/>
          <w:rtl w:val="0"/>
        </w:rPr>
        <w:t xml:space="preserve">t</w:t>
      </w:r>
      <w:r w:rsidDel="00000000" w:rsidR="00000000" w:rsidRPr="00000000">
        <w:rPr>
          <w:rFonts w:ascii="Times New Roman" w:cs="Times New Roman" w:eastAsia="Times New Roman" w:hAnsi="Times New Roman"/>
          <w:b w:val="1"/>
          <w:color w:val="6aa84f"/>
          <w:sz w:val="24"/>
          <w:szCs w:val="24"/>
          <w:rtl w:val="0"/>
        </w:rPr>
        <w:t xml:space="preserve">est set</w:t>
      </w:r>
    </w:p>
    <w:p w:rsidR="00000000" w:rsidDel="00000000" w:rsidP="00000000" w:rsidRDefault="00000000" w:rsidRPr="00000000" w14:paraId="00000094">
      <w:pPr>
        <w:keepLines w:val="1"/>
        <w:spacing w:line="276" w:lineRule="auto"/>
        <w:ind w:left="720" w:firstLine="0"/>
        <w:jc w:val="both"/>
        <w:rPr>
          <w:rFonts w:ascii="Times New Roman" w:cs="Times New Roman" w:eastAsia="Times New Roman" w:hAnsi="Times New Roman"/>
          <w:color w:val="741b47"/>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76400"/>
            <wp:effectExtent b="0" l="0" r="0" t="0"/>
            <wp:docPr id="1"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3"/>
        <w:spacing w:line="276" w:lineRule="auto"/>
        <w:jc w:val="both"/>
        <w:rPr>
          <w:rFonts w:ascii="Times New Roman" w:cs="Times New Roman" w:eastAsia="Times New Roman" w:hAnsi="Times New Roman"/>
        </w:rPr>
      </w:pPr>
      <w:bookmarkStart w:colFirst="0" w:colLast="0" w:name="_h8cfyky1hypl" w:id="27"/>
      <w:bookmarkEnd w:id="27"/>
      <w:r w:rsidDel="00000000" w:rsidR="00000000" w:rsidRPr="00000000">
        <w:rPr>
          <w:rFonts w:ascii="Times New Roman" w:cs="Times New Roman" w:eastAsia="Times New Roman" w:hAnsi="Times New Roman"/>
          <w:rtl w:val="0"/>
        </w:rPr>
        <w:t xml:space="preserve">   Les résultats du modèle KNN :     </w:t>
      </w:r>
    </w:p>
    <w:p w:rsidR="00000000" w:rsidDel="00000000" w:rsidP="00000000" w:rsidRDefault="00000000" w:rsidRPr="00000000" w14:paraId="00000096">
      <w:pPr>
        <w:spacing w:line="276" w:lineRule="auto"/>
        <w:jc w:val="both"/>
        <w:rPr>
          <w:rFonts w:ascii="Times New Roman" w:cs="Times New Roman" w:eastAsia="Times New Roman" w:hAnsi="Times New Roman"/>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color w:val="008a05"/>
                <w:sz w:val="24"/>
                <w:szCs w:val="24"/>
                <w:rtl w:val="0"/>
              </w:rPr>
              <w:t xml:space="preserve">Feature selection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training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testing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score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correlation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0.80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0.79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0.79</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 get_dummies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0.79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0.79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0.78</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SFS (AUC)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0.8054898248935163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SFS (Accuracy)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before="0" w:line="276"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0.8054898248935163</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color w:val="008a05"/>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before="0" w:line="276" w:lineRule="auto"/>
              <w:jc w:val="both"/>
              <w:rPr>
                <w:rFonts w:ascii="Times New Roman" w:cs="Times New Roman" w:eastAsia="Times New Roman" w:hAnsi="Times New Roman"/>
                <w:color w:val="008a05"/>
                <w:sz w:val="24"/>
                <w:szCs w:val="24"/>
                <w:shd w:fill="ffe599" w:val="clear"/>
                <w:rPrChange w:author="Abir LAKHAL" w:id="0" w:date="2021-01-10T09:54:06Z">
                  <w:rPr>
                    <w:rFonts w:ascii="Times New Roman" w:cs="Times New Roman" w:eastAsia="Times New Roman" w:hAnsi="Times New Roman"/>
                    <w:color w:val="008a05"/>
                    <w:sz w:val="24"/>
                    <w:szCs w:val="24"/>
                  </w:rPr>
                </w:rPrChange>
              </w:rPr>
            </w:pPr>
            <w:r w:rsidDel="00000000" w:rsidR="00000000" w:rsidRPr="00000000">
              <w:rPr>
                <w:rFonts w:ascii="Times New Roman" w:cs="Times New Roman" w:eastAsia="Times New Roman" w:hAnsi="Times New Roman"/>
                <w:shd w:fill="ffe599" w:val="clear"/>
                <w:rtl w:val="0"/>
                <w:rPrChange w:author="Abir LAKHAL" w:id="0" w:date="2021-01-10T09:54:06Z">
                  <w:rPr>
                    <w:rFonts w:ascii="Times New Roman" w:cs="Times New Roman" w:eastAsia="Times New Roman" w:hAnsi="Times New Roman"/>
                  </w:rPr>
                </w:rPrChange>
              </w:rPr>
              <w:t xml:space="preserve">SBS (AUC)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before="0" w:line="276" w:lineRule="auto"/>
              <w:jc w:val="both"/>
              <w:rPr>
                <w:rFonts w:ascii="Times New Roman" w:cs="Times New Roman" w:eastAsia="Times New Roman" w:hAnsi="Times New Roman"/>
                <w:color w:val="008a05"/>
                <w:sz w:val="24"/>
                <w:szCs w:val="24"/>
                <w:shd w:fill="ffe599" w:val="clear"/>
                <w:rPrChange w:author="Abir LAKHAL" w:id="0" w:date="2021-01-10T09:54:06Z">
                  <w:rPr>
                    <w:rFonts w:ascii="Times New Roman" w:cs="Times New Roman" w:eastAsia="Times New Roman" w:hAnsi="Times New Roman"/>
                    <w:color w:val="008a05"/>
                    <w:sz w:val="24"/>
                    <w:szCs w:val="24"/>
                  </w:rPr>
                </w:rPrChange>
              </w:rPr>
            </w:pPr>
            <w:r w:rsidDel="00000000" w:rsidR="00000000" w:rsidRPr="00000000">
              <w:rPr>
                <w:rFonts w:ascii="Times New Roman" w:cs="Times New Roman" w:eastAsia="Times New Roman" w:hAnsi="Times New Roman"/>
                <w:sz w:val="21"/>
                <w:szCs w:val="21"/>
                <w:shd w:fill="ffe599" w:val="clear"/>
                <w:rtl w:val="0"/>
                <w:rPrChange w:author="Abir LAKHAL" w:id="0" w:date="2021-01-10T09:54:06Z">
                  <w:rPr>
                    <w:rFonts w:ascii="Times New Roman" w:cs="Times New Roman" w:eastAsia="Times New Roman" w:hAnsi="Times New Roman"/>
                    <w:sz w:val="21"/>
                    <w:szCs w:val="21"/>
                    <w:highlight w:val="white"/>
                  </w:rPr>
                </w:rPrChange>
              </w:rPr>
              <w:t xml:space="preserve">0.79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before="0" w:line="276" w:lineRule="auto"/>
              <w:jc w:val="both"/>
              <w:rPr>
                <w:rFonts w:ascii="Times New Roman" w:cs="Times New Roman" w:eastAsia="Times New Roman" w:hAnsi="Times New Roman"/>
                <w:color w:val="008a05"/>
                <w:sz w:val="24"/>
                <w:szCs w:val="24"/>
                <w:shd w:fill="ffe599" w:val="clear"/>
                <w:rPrChange w:author="Abir LAKHAL" w:id="0" w:date="2021-01-10T09:54:06Z">
                  <w:rPr>
                    <w:rFonts w:ascii="Times New Roman" w:cs="Times New Roman" w:eastAsia="Times New Roman" w:hAnsi="Times New Roman"/>
                    <w:color w:val="008a05"/>
                    <w:sz w:val="24"/>
                    <w:szCs w:val="24"/>
                  </w:rPr>
                </w:rPrChange>
              </w:rPr>
            </w:pPr>
            <w:r w:rsidDel="00000000" w:rsidR="00000000" w:rsidRPr="00000000">
              <w:rPr>
                <w:rFonts w:ascii="Times New Roman" w:cs="Times New Roman" w:eastAsia="Times New Roman" w:hAnsi="Times New Roman"/>
                <w:sz w:val="21"/>
                <w:szCs w:val="21"/>
                <w:shd w:fill="ffe599" w:val="clear"/>
                <w:rtl w:val="0"/>
                <w:rPrChange w:author="Abir LAKHAL" w:id="0" w:date="2021-01-10T09:54:06Z">
                  <w:rPr>
                    <w:rFonts w:ascii="Times New Roman" w:cs="Times New Roman" w:eastAsia="Times New Roman" w:hAnsi="Times New Roman"/>
                    <w:sz w:val="21"/>
                    <w:szCs w:val="21"/>
                    <w:highlight w:val="white"/>
                  </w:rPr>
                </w:rPrChange>
              </w:rPr>
              <w:t xml:space="preserve">0.81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before="0" w:line="276" w:lineRule="auto"/>
              <w:jc w:val="both"/>
              <w:rPr>
                <w:rFonts w:ascii="Times New Roman" w:cs="Times New Roman" w:eastAsia="Times New Roman" w:hAnsi="Times New Roman"/>
                <w:color w:val="008a05"/>
                <w:sz w:val="24"/>
                <w:szCs w:val="24"/>
                <w:shd w:fill="ffe599" w:val="clear"/>
                <w:rPrChange w:author="Abir LAKHAL" w:id="0" w:date="2021-01-10T09:54:06Z">
                  <w:rPr>
                    <w:rFonts w:ascii="Times New Roman" w:cs="Times New Roman" w:eastAsia="Times New Roman" w:hAnsi="Times New Roman"/>
                    <w:color w:val="008a05"/>
                    <w:sz w:val="24"/>
                    <w:szCs w:val="24"/>
                  </w:rPr>
                </w:rPrChange>
              </w:rPr>
            </w:pPr>
            <w:r w:rsidDel="00000000" w:rsidR="00000000" w:rsidRPr="00000000">
              <w:rPr>
                <w:rFonts w:ascii="Times New Roman" w:cs="Times New Roman" w:eastAsia="Times New Roman" w:hAnsi="Times New Roman"/>
                <w:sz w:val="21"/>
                <w:szCs w:val="21"/>
                <w:shd w:fill="ffe599" w:val="clear"/>
                <w:rtl w:val="0"/>
                <w:rPrChange w:author="Abir LAKHAL" w:id="0" w:date="2021-01-10T09:54:06Z">
                  <w:rPr>
                    <w:rFonts w:ascii="Times New Roman" w:cs="Times New Roman" w:eastAsia="Times New Roman" w:hAnsi="Times New Roman"/>
                    <w:sz w:val="21"/>
                    <w:szCs w:val="21"/>
                    <w:highlight w:val="white"/>
                  </w:rPr>
                </w:rPrChange>
              </w:rPr>
              <w:t xml:space="preserve">0.8078561287269286</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SBS (Accuracy)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0.79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0.8054898248935163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SFFS (AUC)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0.80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0.81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0.8054898248935163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SFFS (Accuracy)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0.80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0.81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0.8054898248935163</w:t>
            </w:r>
            <w:r w:rsidDel="00000000" w:rsidR="00000000" w:rsidRPr="00000000">
              <w:rPr>
                <w:rtl w:val="0"/>
              </w:rPr>
            </w:r>
          </w:p>
        </w:tc>
      </w:tr>
      <w:tr>
        <w:trPr>
          <w:trHeight w:val="5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SBFS (AUC)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0.80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0.81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0.8054898248935163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SBFS (Accuracy)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0.80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0.81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0.8054898248935163</w:t>
            </w:r>
            <w:r w:rsidDel="00000000" w:rsidR="00000000" w:rsidRPr="00000000">
              <w:rPr>
                <w:rtl w:val="0"/>
              </w:rPr>
            </w:r>
          </w:p>
        </w:tc>
      </w:tr>
    </w:tbl>
    <w:p w:rsidR="00000000" w:rsidDel="00000000" w:rsidP="00000000" w:rsidRDefault="00000000" w:rsidRPr="00000000" w14:paraId="000000C4">
      <w:pPr>
        <w:pStyle w:val="Heading3"/>
        <w:keepLines w:val="1"/>
        <w:spacing w:line="276" w:lineRule="auto"/>
        <w:jc w:val="both"/>
        <w:rPr>
          <w:rFonts w:ascii="Times New Roman" w:cs="Times New Roman" w:eastAsia="Times New Roman" w:hAnsi="Times New Roman"/>
        </w:rPr>
      </w:pPr>
      <w:bookmarkStart w:colFirst="0" w:colLast="0" w:name="_md0rolz4cah8" w:id="28"/>
      <w:bookmarkEnd w:id="28"/>
      <w:r w:rsidDel="00000000" w:rsidR="00000000" w:rsidRPr="00000000">
        <w:rPr>
          <w:rtl w:val="0"/>
        </w:rPr>
      </w:r>
    </w:p>
    <w:p w:rsidR="00000000" w:rsidDel="00000000" w:rsidP="00000000" w:rsidRDefault="00000000" w:rsidRPr="00000000" w14:paraId="000000C5">
      <w:pPr>
        <w:pStyle w:val="Heading2"/>
        <w:spacing w:line="276" w:lineRule="auto"/>
        <w:jc w:val="both"/>
        <w:rPr>
          <w:rFonts w:ascii="Times New Roman" w:cs="Times New Roman" w:eastAsia="Times New Roman" w:hAnsi="Times New Roman"/>
        </w:rPr>
      </w:pPr>
      <w:bookmarkStart w:colFirst="0" w:colLast="0" w:name="_q7jg1yat8tpe" w:id="29"/>
      <w:bookmarkEnd w:id="29"/>
      <w:r w:rsidDel="00000000" w:rsidR="00000000" w:rsidRPr="00000000">
        <w:rPr>
          <w:rFonts w:ascii="Times New Roman" w:cs="Times New Roman" w:eastAsia="Times New Roman" w:hAnsi="Times New Roman"/>
          <w:rtl w:val="0"/>
        </w:rPr>
        <w:t xml:space="preserve">         2-Arbre de décision :CART</w:t>
      </w:r>
    </w:p>
    <w:p w:rsidR="00000000" w:rsidDel="00000000" w:rsidP="00000000" w:rsidRDefault="00000000" w:rsidRPr="00000000" w14:paraId="000000C6">
      <w:pPr>
        <w:keepLines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a divisé l’ensemble des observations X et l’ensemble de classe Y, chacun en deux sous-ensemble :</w:t>
      </w:r>
    </w:p>
    <w:p w:rsidR="00000000" w:rsidDel="00000000" w:rsidP="00000000" w:rsidRDefault="00000000" w:rsidRPr="00000000" w14:paraId="000000C7">
      <w:pPr>
        <w:keepLines w:val="1"/>
        <w:numPr>
          <w:ilvl w:val="0"/>
          <w:numId w:val="2"/>
        </w:numPr>
        <w:spacing w:after="0" w:afterAutospacing="0" w:before="22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sous-ensemble d'apprentissage : 70% de l'ensemble initial</w:t>
      </w:r>
    </w:p>
    <w:p w:rsidR="00000000" w:rsidDel="00000000" w:rsidP="00000000" w:rsidRDefault="00000000" w:rsidRPr="00000000" w14:paraId="000000C8">
      <w:pPr>
        <w:keepLines w:val="1"/>
        <w:numPr>
          <w:ilvl w:val="0"/>
          <w:numId w:val="2"/>
        </w:numPr>
        <w:spacing w:after="14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sous-ensemble de test : 30% de l'ensemble initial</w:t>
      </w:r>
    </w:p>
    <w:p w:rsidR="00000000" w:rsidDel="00000000" w:rsidP="00000000" w:rsidRDefault="00000000" w:rsidRPr="00000000" w14:paraId="000000C9">
      <w:pPr>
        <w:keepLines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98800"/>
            <wp:effectExtent b="0" l="0" r="0" t="0"/>
            <wp:docPr id="3"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Lines w:val="1"/>
        <w:spacing w:after="140" w:before="2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keepLines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l'application de l'arbre de décision a donnée une performance plus ou moins bonne 0.73 , concernant les précisions on remarque une très bonne prédiction pour les personnes qui ne vont se désabonner (0.82) , par contre il y a une baisse de précision pour les personnes qui vont se désabonner 0.49 (à améliorer ) </w:t>
      </w:r>
      <w:r w:rsidDel="00000000" w:rsidR="00000000" w:rsidRPr="00000000">
        <w:rPr>
          <w:rtl w:val="0"/>
        </w:rPr>
      </w:r>
    </w:p>
    <w:p w:rsidR="00000000" w:rsidDel="00000000" w:rsidP="00000000" w:rsidRDefault="00000000" w:rsidRPr="00000000" w14:paraId="000000CC">
      <w:pPr>
        <w:keepNext w:val="0"/>
        <w:keepLines w:val="1"/>
        <w:spacing w:before="2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L'arbre est trop long et difficile à interpréter. Pour faire face à ce problème on va essayer de régler les hyperparamètre de notre modèle </w:t>
      </w:r>
    </w:p>
    <w:p w:rsidR="00000000" w:rsidDel="00000000" w:rsidP="00000000" w:rsidRDefault="00000000" w:rsidRPr="00000000" w14:paraId="000000CD">
      <w:pPr>
        <w:pStyle w:val="Heading4"/>
        <w:keepNext w:val="0"/>
        <w:keepLines w:val="1"/>
        <w:spacing w:before="220" w:line="276" w:lineRule="auto"/>
        <w:jc w:val="both"/>
        <w:rPr>
          <w:rFonts w:ascii="Times New Roman" w:cs="Times New Roman" w:eastAsia="Times New Roman" w:hAnsi="Times New Roman"/>
          <w:color w:val="000000"/>
          <w:sz w:val="24"/>
          <w:szCs w:val="24"/>
          <w:u w:val="none"/>
        </w:rPr>
      </w:pPr>
      <w:bookmarkStart w:colFirst="0" w:colLast="0" w:name="_wbf77iqzm1gb" w:id="30"/>
      <w:bookmarkEnd w:id="30"/>
      <w:r w:rsidDel="00000000" w:rsidR="00000000" w:rsidRPr="00000000">
        <w:rPr>
          <w:rtl w:val="0"/>
        </w:rPr>
      </w:r>
    </w:p>
    <w:p w:rsidR="00000000" w:rsidDel="00000000" w:rsidP="00000000" w:rsidRDefault="00000000" w:rsidRPr="00000000" w14:paraId="000000CE">
      <w:pPr>
        <w:keepLines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6413" cy="2876550"/>
            <wp:effectExtent b="0" l="0" r="0" t="0"/>
            <wp:docPr id="21" name="image45.png"/>
            <a:graphic>
              <a:graphicData uri="http://schemas.openxmlformats.org/drawingml/2006/picture">
                <pic:pic>
                  <pic:nvPicPr>
                    <pic:cNvPr id="0" name="image45.png"/>
                    <pic:cNvPicPr preferRelativeResize="0"/>
                  </pic:nvPicPr>
                  <pic:blipFill>
                    <a:blip r:embed="rId34"/>
                    <a:srcRect b="0" l="0" r="0" t="0"/>
                    <a:stretch>
                      <a:fillRect/>
                    </a:stretch>
                  </pic:blipFill>
                  <pic:spPr>
                    <a:xfrm>
                      <a:off x="0" y="0"/>
                      <a:ext cx="5586413"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Lines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29263" cy="3012739"/>
            <wp:effectExtent b="0" l="0" r="0" t="0"/>
            <wp:docPr id="50" name="image44.png"/>
            <a:graphic>
              <a:graphicData uri="http://schemas.openxmlformats.org/drawingml/2006/picture">
                <pic:pic>
                  <pic:nvPicPr>
                    <pic:cNvPr id="0" name="image44.png"/>
                    <pic:cNvPicPr preferRelativeResize="0"/>
                  </pic:nvPicPr>
                  <pic:blipFill>
                    <a:blip r:embed="rId35"/>
                    <a:srcRect b="0" l="0" r="0" t="0"/>
                    <a:stretch>
                      <a:fillRect/>
                    </a:stretch>
                  </pic:blipFill>
                  <pic:spPr>
                    <a:xfrm>
                      <a:off x="0" y="0"/>
                      <a:ext cx="5529263" cy="3012739"/>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Lines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1638" cy="2855020"/>
            <wp:effectExtent b="0" l="0" r="0" t="0"/>
            <wp:docPr id="46" name="image46.png"/>
            <a:graphic>
              <a:graphicData uri="http://schemas.openxmlformats.org/drawingml/2006/picture">
                <pic:pic>
                  <pic:nvPicPr>
                    <pic:cNvPr id="0" name="image46.png"/>
                    <pic:cNvPicPr preferRelativeResize="0"/>
                  </pic:nvPicPr>
                  <pic:blipFill>
                    <a:blip r:embed="rId36"/>
                    <a:srcRect b="0" l="0" r="0" t="0"/>
                    <a:stretch>
                      <a:fillRect/>
                    </a:stretch>
                  </pic:blipFill>
                  <pic:spPr>
                    <a:xfrm>
                      <a:off x="0" y="0"/>
                      <a:ext cx="5481638" cy="285502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Lines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72125" cy="1954212"/>
            <wp:effectExtent b="0" l="0" r="0" t="0"/>
            <wp:docPr id="34" name="image41.png"/>
            <a:graphic>
              <a:graphicData uri="http://schemas.openxmlformats.org/drawingml/2006/picture">
                <pic:pic>
                  <pic:nvPicPr>
                    <pic:cNvPr id="0" name="image41.png"/>
                    <pic:cNvPicPr preferRelativeResize="0"/>
                  </pic:nvPicPr>
                  <pic:blipFill>
                    <a:blip r:embed="rId37"/>
                    <a:srcRect b="0" l="0" r="0" t="0"/>
                    <a:stretch>
                      <a:fillRect/>
                    </a:stretch>
                  </pic:blipFill>
                  <pic:spPr>
                    <a:xfrm>
                      <a:off x="0" y="0"/>
                      <a:ext cx="5572125" cy="1954212"/>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Lines w:val="1"/>
        <w:spacing w:after="140" w:before="220" w:line="276" w:lineRule="auto"/>
        <w:ind w:left="720" w:firstLine="0"/>
        <w:jc w:val="both"/>
        <w:rPr>
          <w:rFonts w:ascii="Times New Roman" w:cs="Times New Roman" w:eastAsia="Times New Roman" w:hAnsi="Times New Roman"/>
          <w:color w:val="039be5"/>
          <w:sz w:val="24"/>
          <w:szCs w:val="24"/>
          <w:highlight w:val="white"/>
        </w:rPr>
      </w:pPr>
      <w:r w:rsidDel="00000000" w:rsidR="00000000" w:rsidRPr="00000000">
        <w:rPr>
          <w:rFonts w:ascii="Times New Roman" w:cs="Times New Roman" w:eastAsia="Times New Roman" w:hAnsi="Times New Roman"/>
          <w:sz w:val="24"/>
          <w:szCs w:val="24"/>
          <w:rtl w:val="0"/>
        </w:rPr>
        <w:t xml:space="preserve">Après application de Search Grid CV qui nous a aidé à déterminer  les meilleures valeurs des hyperparamètres réglés et après évaluation de  la performance de final_model sur le sous-ensemble de données approprié on a trouvé </w:t>
      </w:r>
      <w:r w:rsidDel="00000000" w:rsidR="00000000" w:rsidRPr="00000000">
        <w:rPr>
          <w:rFonts w:ascii="Times New Roman" w:cs="Times New Roman" w:eastAsia="Times New Roman" w:hAnsi="Times New Roman"/>
          <w:color w:val="008a05"/>
          <w:sz w:val="24"/>
          <w:szCs w:val="24"/>
          <w:highlight w:val="white"/>
          <w:rtl w:val="0"/>
        </w:rPr>
        <w:t xml:space="preserve">0.82</w:t>
      </w:r>
      <w:r w:rsidDel="00000000" w:rsidR="00000000" w:rsidRPr="00000000">
        <w:rPr>
          <w:rFonts w:ascii="Times New Roman" w:cs="Times New Roman" w:eastAsia="Times New Roman" w:hAnsi="Times New Roman"/>
          <w:sz w:val="24"/>
          <w:szCs w:val="24"/>
          <w:highlight w:val="white"/>
          <w:rtl w:val="0"/>
        </w:rPr>
        <w:t xml:space="preserve"> pour les personnes qui ne vont se désabonner et </w:t>
      </w:r>
      <w:r w:rsidDel="00000000" w:rsidR="00000000" w:rsidRPr="00000000">
        <w:rPr>
          <w:rFonts w:ascii="Times New Roman" w:cs="Times New Roman" w:eastAsia="Times New Roman" w:hAnsi="Times New Roman"/>
          <w:color w:val="008a05"/>
          <w:sz w:val="24"/>
          <w:szCs w:val="24"/>
          <w:highlight w:val="white"/>
          <w:rtl w:val="0"/>
        </w:rPr>
        <w:t xml:space="preserve">0.73</w:t>
      </w:r>
      <w:r w:rsidDel="00000000" w:rsidR="00000000" w:rsidRPr="00000000">
        <w:rPr>
          <w:rFonts w:ascii="Times New Roman" w:cs="Times New Roman" w:eastAsia="Times New Roman" w:hAnsi="Times New Roman"/>
          <w:sz w:val="24"/>
          <w:szCs w:val="24"/>
          <w:highlight w:val="white"/>
          <w:rtl w:val="0"/>
        </w:rPr>
        <w:t xml:space="preserve"> pour les personnes qui vont se désabonner avec une performance de </w:t>
      </w:r>
      <w:r w:rsidDel="00000000" w:rsidR="00000000" w:rsidRPr="00000000">
        <w:rPr>
          <w:rFonts w:ascii="Times New Roman" w:cs="Times New Roman" w:eastAsia="Times New Roman" w:hAnsi="Times New Roman"/>
          <w:color w:val="039be5"/>
          <w:sz w:val="24"/>
          <w:szCs w:val="24"/>
          <w:highlight w:val="white"/>
          <w:rtl w:val="0"/>
        </w:rPr>
        <w:t xml:space="preserve">0.80</w:t>
      </w:r>
    </w:p>
    <w:p w:rsidR="00000000" w:rsidDel="00000000" w:rsidP="00000000" w:rsidRDefault="00000000" w:rsidRPr="00000000" w14:paraId="000000D3">
      <w:pPr>
        <w:keepLines w:val="1"/>
        <w:spacing w:after="140" w:before="220" w:line="276" w:lineRule="auto"/>
        <w:ind w:left="720" w:firstLine="0"/>
        <w:jc w:val="both"/>
        <w:rPr>
          <w:rFonts w:ascii="Times New Roman" w:cs="Times New Roman" w:eastAsia="Times New Roman" w:hAnsi="Times New Roman"/>
          <w:color w:val="039be5"/>
          <w:sz w:val="24"/>
          <w:szCs w:val="24"/>
          <w:highlight w:val="white"/>
        </w:rPr>
      </w:pPr>
      <w:r w:rsidDel="00000000" w:rsidR="00000000" w:rsidRPr="00000000">
        <w:rPr>
          <w:rtl w:val="0"/>
        </w:rPr>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train_score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test_score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80%</w:t>
            </w:r>
          </w:p>
        </w:tc>
      </w:tr>
    </w:tbl>
    <w:p w:rsidR="00000000" w:rsidDel="00000000" w:rsidP="00000000" w:rsidRDefault="00000000" w:rsidRPr="00000000" w14:paraId="000000D8">
      <w:pPr>
        <w:pStyle w:val="Heading3"/>
        <w:keepLines w:val="1"/>
        <w:spacing w:after="140" w:before="220" w:line="276" w:lineRule="auto"/>
        <w:ind w:left="720" w:firstLine="0"/>
        <w:jc w:val="both"/>
        <w:rPr>
          <w:rFonts w:ascii="Times New Roman" w:cs="Times New Roman" w:eastAsia="Times New Roman" w:hAnsi="Times New Roman"/>
        </w:rPr>
      </w:pPr>
      <w:bookmarkStart w:colFirst="0" w:colLast="0" w:name="_l9okl99wxz8r" w:id="31"/>
      <w:bookmarkEnd w:id="31"/>
      <w:r w:rsidDel="00000000" w:rsidR="00000000" w:rsidRPr="00000000">
        <w:rPr>
          <w:rtl w:val="0"/>
        </w:rPr>
      </w:r>
    </w:p>
    <w:p w:rsidR="00000000" w:rsidDel="00000000" w:rsidP="00000000" w:rsidRDefault="00000000" w:rsidRPr="00000000" w14:paraId="000000D9">
      <w:pPr>
        <w:pStyle w:val="Heading3"/>
        <w:spacing w:line="276" w:lineRule="auto"/>
        <w:jc w:val="both"/>
        <w:rPr>
          <w:rFonts w:ascii="Times New Roman" w:cs="Times New Roman" w:eastAsia="Times New Roman" w:hAnsi="Times New Roman"/>
        </w:rPr>
      </w:pPr>
      <w:bookmarkStart w:colFirst="0" w:colLast="0" w:name="_ahf8jln5s2mx" w:id="32"/>
      <w:bookmarkEnd w:id="32"/>
      <w:r w:rsidDel="00000000" w:rsidR="00000000" w:rsidRPr="00000000">
        <w:rPr>
          <w:rFonts w:ascii="Times New Roman" w:cs="Times New Roman" w:eastAsia="Times New Roman" w:hAnsi="Times New Roman"/>
          <w:color w:val="741b47"/>
          <w:rtl w:val="0"/>
        </w:rPr>
        <w:t xml:space="preserve">   Les résultats du modèle CART :</w:t>
      </w:r>
      <w:r w:rsidDel="00000000" w:rsidR="00000000" w:rsidRPr="00000000">
        <w:rPr>
          <w:rtl w:val="0"/>
        </w:rPr>
      </w:r>
    </w:p>
    <w:p w:rsidR="00000000" w:rsidDel="00000000" w:rsidP="00000000" w:rsidRDefault="00000000" w:rsidRPr="00000000" w14:paraId="000000DA">
      <w:pPr>
        <w:pStyle w:val="Heading3"/>
        <w:keepLines w:val="1"/>
        <w:spacing w:after="140" w:before="220" w:line="276" w:lineRule="auto"/>
        <w:ind w:left="720" w:firstLine="0"/>
        <w:jc w:val="both"/>
        <w:rPr>
          <w:rFonts w:ascii="Times New Roman" w:cs="Times New Roman" w:eastAsia="Times New Roman" w:hAnsi="Times New Roman"/>
          <w:color w:val="000000"/>
          <w:sz w:val="22"/>
          <w:szCs w:val="22"/>
        </w:rPr>
      </w:pPr>
      <w:bookmarkStart w:colFirst="0" w:colLast="0" w:name="_jn7no3u1t4fd" w:id="33"/>
      <w:bookmarkEnd w:id="33"/>
      <w:r w:rsidDel="00000000" w:rsidR="00000000" w:rsidRPr="00000000">
        <w:rPr>
          <w:rFonts w:ascii="Times New Roman" w:cs="Times New Roman" w:eastAsia="Times New Roman" w:hAnsi="Times New Roman"/>
          <w:rtl w:val="0"/>
        </w:rPr>
        <w:t xml:space="preserve">    </w:t>
      </w: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color w:val="008a05"/>
                <w:sz w:val="24"/>
                <w:szCs w:val="24"/>
                <w:rtl w:val="0"/>
              </w:rPr>
              <w:t xml:space="preserve">Feature selection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training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testing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score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correlation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rtl w:val="0"/>
              </w:rPr>
              <w:t xml:space="preserve">0.79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rtl w:val="0"/>
              </w:rPr>
              <w:t xml:space="preserve">0.77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rtl w:val="0"/>
              </w:rPr>
              <w:t xml:space="preserve">0.77</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 dummies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rtl w:val="0"/>
              </w:rPr>
              <w:t xml:space="preserve">0.78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rtl w:val="0"/>
              </w:rPr>
              <w:t xml:space="preserve">0.79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0.80</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SFS (AUC)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0.7845841784989858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before="0" w:line="276"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0.8035967818267865</w:t>
            </w:r>
          </w:p>
          <w:p w:rsidR="00000000" w:rsidDel="00000000" w:rsidP="00000000" w:rsidRDefault="00000000" w:rsidRPr="00000000" w14:paraId="000000EA">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0.8035967818267865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SFS (Accuracy)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before="0" w:line="276"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0.7845841784989858</w:t>
            </w:r>
          </w:p>
          <w:p w:rsidR="00000000" w:rsidDel="00000000" w:rsidP="00000000" w:rsidRDefault="00000000" w:rsidRPr="00000000" w14:paraId="000000EE">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0.8035967818267865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0.8035967818267865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before="0" w:line="276" w:lineRule="auto"/>
              <w:jc w:val="both"/>
              <w:rPr>
                <w:rFonts w:ascii="Times New Roman" w:cs="Times New Roman" w:eastAsia="Times New Roman" w:hAnsi="Times New Roman"/>
                <w:color w:val="008a05"/>
                <w:sz w:val="24"/>
                <w:szCs w:val="24"/>
                <w:shd w:fill="ffe599" w:val="clear"/>
                <w:rPrChange w:author="Abir LAKHAL" w:id="1" w:date="2021-01-10T09:53:51Z">
                  <w:rPr>
                    <w:rFonts w:ascii="Times New Roman" w:cs="Times New Roman" w:eastAsia="Times New Roman" w:hAnsi="Times New Roman"/>
                    <w:color w:val="008a05"/>
                    <w:sz w:val="24"/>
                    <w:szCs w:val="24"/>
                  </w:rPr>
                </w:rPrChange>
              </w:rPr>
            </w:pPr>
            <w:r w:rsidDel="00000000" w:rsidR="00000000" w:rsidRPr="00000000">
              <w:rPr>
                <w:rFonts w:ascii="Times New Roman" w:cs="Times New Roman" w:eastAsia="Times New Roman" w:hAnsi="Times New Roman"/>
                <w:shd w:fill="ffe599" w:val="clear"/>
                <w:rtl w:val="0"/>
                <w:rPrChange w:author="Abir LAKHAL" w:id="1" w:date="2021-01-10T09:53:51Z">
                  <w:rPr>
                    <w:rFonts w:ascii="Times New Roman" w:cs="Times New Roman" w:eastAsia="Times New Roman" w:hAnsi="Times New Roman"/>
                  </w:rPr>
                </w:rPrChange>
              </w:rPr>
              <w:t xml:space="preserve">SBS (AUC)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before="0" w:line="276" w:lineRule="auto"/>
              <w:jc w:val="both"/>
              <w:rPr>
                <w:rFonts w:ascii="Times New Roman" w:cs="Times New Roman" w:eastAsia="Times New Roman" w:hAnsi="Times New Roman"/>
                <w:color w:val="008a05"/>
                <w:sz w:val="24"/>
                <w:szCs w:val="24"/>
                <w:shd w:fill="ffe599" w:val="clear"/>
                <w:rPrChange w:author="Abir LAKHAL" w:id="1" w:date="2021-01-10T09:53:51Z">
                  <w:rPr>
                    <w:rFonts w:ascii="Times New Roman" w:cs="Times New Roman" w:eastAsia="Times New Roman" w:hAnsi="Times New Roman"/>
                    <w:color w:val="008a05"/>
                    <w:sz w:val="24"/>
                    <w:szCs w:val="24"/>
                  </w:rPr>
                </w:rPrChange>
              </w:rPr>
            </w:pPr>
            <w:r w:rsidDel="00000000" w:rsidR="00000000" w:rsidRPr="00000000">
              <w:rPr>
                <w:rFonts w:ascii="Times New Roman" w:cs="Times New Roman" w:eastAsia="Times New Roman" w:hAnsi="Times New Roman"/>
                <w:sz w:val="21"/>
                <w:szCs w:val="21"/>
                <w:shd w:fill="ffe599" w:val="clear"/>
                <w:rtl w:val="0"/>
                <w:rPrChange w:author="Abir LAKHAL" w:id="1" w:date="2021-01-10T09:53:51Z">
                  <w:rPr>
                    <w:rFonts w:ascii="Times New Roman" w:cs="Times New Roman" w:eastAsia="Times New Roman" w:hAnsi="Times New Roman"/>
                    <w:sz w:val="21"/>
                    <w:szCs w:val="21"/>
                    <w:highlight w:val="white"/>
                  </w:rPr>
                </w:rPrChange>
              </w:rPr>
              <w:t xml:space="preserve">0.7845841784989858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before="0" w:line="276" w:lineRule="auto"/>
              <w:jc w:val="both"/>
              <w:rPr>
                <w:rFonts w:ascii="Times New Roman" w:cs="Times New Roman" w:eastAsia="Times New Roman" w:hAnsi="Times New Roman"/>
                <w:color w:val="008a05"/>
                <w:sz w:val="24"/>
                <w:szCs w:val="24"/>
                <w:shd w:fill="ffe599" w:val="clear"/>
                <w:rPrChange w:author="Abir LAKHAL" w:id="1" w:date="2021-01-10T09:53:51Z">
                  <w:rPr>
                    <w:rFonts w:ascii="Times New Roman" w:cs="Times New Roman" w:eastAsia="Times New Roman" w:hAnsi="Times New Roman"/>
                    <w:color w:val="008a05"/>
                    <w:sz w:val="24"/>
                    <w:szCs w:val="24"/>
                  </w:rPr>
                </w:rPrChange>
              </w:rPr>
            </w:pPr>
            <w:r w:rsidDel="00000000" w:rsidR="00000000" w:rsidRPr="00000000">
              <w:rPr>
                <w:rFonts w:ascii="Times New Roman" w:cs="Times New Roman" w:eastAsia="Times New Roman" w:hAnsi="Times New Roman"/>
                <w:sz w:val="21"/>
                <w:szCs w:val="21"/>
                <w:shd w:fill="ffe599" w:val="clear"/>
                <w:rtl w:val="0"/>
                <w:rPrChange w:author="Abir LAKHAL" w:id="1" w:date="2021-01-10T09:53:51Z">
                  <w:rPr>
                    <w:rFonts w:ascii="Times New Roman" w:cs="Times New Roman" w:eastAsia="Times New Roman" w:hAnsi="Times New Roman"/>
                    <w:sz w:val="21"/>
                    <w:szCs w:val="21"/>
                    <w:highlight w:val="white"/>
                  </w:rPr>
                </w:rPrChange>
              </w:rPr>
              <w:t xml:space="preserve">0.8035967818267865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before="0" w:line="276" w:lineRule="auto"/>
              <w:jc w:val="both"/>
              <w:rPr>
                <w:rFonts w:ascii="Times New Roman" w:cs="Times New Roman" w:eastAsia="Times New Roman" w:hAnsi="Times New Roman"/>
                <w:color w:val="008a05"/>
                <w:sz w:val="24"/>
                <w:szCs w:val="24"/>
                <w:shd w:fill="ffe599" w:val="clear"/>
                <w:rPrChange w:author="Abir LAKHAL" w:id="1" w:date="2021-01-10T09:53:51Z">
                  <w:rPr>
                    <w:rFonts w:ascii="Times New Roman" w:cs="Times New Roman" w:eastAsia="Times New Roman" w:hAnsi="Times New Roman"/>
                    <w:color w:val="008a05"/>
                    <w:sz w:val="24"/>
                    <w:szCs w:val="24"/>
                  </w:rPr>
                </w:rPrChange>
              </w:rPr>
            </w:pPr>
            <w:r w:rsidDel="00000000" w:rsidR="00000000" w:rsidRPr="00000000">
              <w:rPr>
                <w:rFonts w:ascii="Times New Roman" w:cs="Times New Roman" w:eastAsia="Times New Roman" w:hAnsi="Times New Roman"/>
                <w:sz w:val="21"/>
                <w:szCs w:val="21"/>
                <w:shd w:fill="ffe599" w:val="clear"/>
                <w:rtl w:val="0"/>
                <w:rPrChange w:author="Abir LAKHAL" w:id="1" w:date="2021-01-10T09:53:51Z">
                  <w:rPr>
                    <w:rFonts w:ascii="Times New Roman" w:cs="Times New Roman" w:eastAsia="Times New Roman" w:hAnsi="Times New Roman"/>
                    <w:sz w:val="21"/>
                    <w:szCs w:val="21"/>
                    <w:highlight w:val="white"/>
                  </w:rPr>
                </w:rPrChange>
              </w:rPr>
              <w:t xml:space="preserve">0.8035967818267865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SBS (Accuracy)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0.7845841784989858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0.8035967818267865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0.8035967818267865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SFFS (AUC)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0.7845841784989858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0.8035967818267865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before="0" w:line="276"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0.8035967818267865</w:t>
            </w:r>
          </w:p>
          <w:p w:rsidR="00000000" w:rsidDel="00000000" w:rsidP="00000000" w:rsidRDefault="00000000" w:rsidRPr="00000000" w14:paraId="000000FD">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SFFS (Accuracy)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before="0" w:line="276"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0.7845841784989858</w:t>
            </w:r>
          </w:p>
          <w:p w:rsidR="00000000" w:rsidDel="00000000" w:rsidP="00000000" w:rsidRDefault="00000000" w:rsidRPr="00000000" w14:paraId="00000100">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0.8035967818267865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before="0" w:line="276"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0.8035967818267865</w:t>
            </w:r>
          </w:p>
          <w:p w:rsidR="00000000" w:rsidDel="00000000" w:rsidP="00000000" w:rsidRDefault="00000000" w:rsidRPr="00000000" w14:paraId="00000103">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SBFS (AUC)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0.7845841784989858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0.8035967818267865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0.8035967818267865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8">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SBFS (Accuracy)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0.7845841784989858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0.8035967818267865</w:t>
            </w:r>
          </w:p>
          <w:p w:rsidR="00000000" w:rsidDel="00000000" w:rsidP="00000000" w:rsidRDefault="00000000" w:rsidRPr="00000000" w14:paraId="0000010B">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before="0" w:line="276"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0.8035967818267865</w:t>
            </w:r>
          </w:p>
          <w:p w:rsidR="00000000" w:rsidDel="00000000" w:rsidP="00000000" w:rsidRDefault="00000000" w:rsidRPr="00000000" w14:paraId="0000010D">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tl w:val="0"/>
              </w:rPr>
            </w:r>
          </w:p>
        </w:tc>
      </w:tr>
    </w:tbl>
    <w:p w:rsidR="00000000" w:rsidDel="00000000" w:rsidP="00000000" w:rsidRDefault="00000000" w:rsidRPr="00000000" w14:paraId="0000010E">
      <w:pPr>
        <w:pStyle w:val="Heading3"/>
        <w:keepLines w:val="1"/>
        <w:spacing w:after="140" w:before="220" w:line="276" w:lineRule="auto"/>
        <w:ind w:left="0" w:firstLine="0"/>
        <w:jc w:val="both"/>
        <w:rPr>
          <w:rFonts w:ascii="Times New Roman" w:cs="Times New Roman" w:eastAsia="Times New Roman" w:hAnsi="Times New Roman"/>
        </w:rPr>
      </w:pPr>
      <w:bookmarkStart w:colFirst="0" w:colLast="0" w:name="_moc5zfjl1fhy" w:id="34"/>
      <w:bookmarkEnd w:id="34"/>
      <w:r w:rsidDel="00000000" w:rsidR="00000000" w:rsidRPr="00000000">
        <w:rPr>
          <w:rtl w:val="0"/>
        </w:rPr>
      </w:r>
    </w:p>
    <w:p w:rsidR="00000000" w:rsidDel="00000000" w:rsidP="00000000" w:rsidRDefault="00000000" w:rsidRPr="00000000" w14:paraId="0000010F">
      <w:pPr>
        <w:pStyle w:val="Heading2"/>
        <w:spacing w:after="140" w:before="220" w:line="276" w:lineRule="auto"/>
        <w:ind w:left="720" w:firstLine="0"/>
        <w:jc w:val="both"/>
        <w:rPr>
          <w:rFonts w:ascii="Times New Roman" w:cs="Times New Roman" w:eastAsia="Times New Roman" w:hAnsi="Times New Roman"/>
        </w:rPr>
      </w:pPr>
      <w:bookmarkStart w:colFirst="0" w:colLast="0" w:name="_qc3qa7qa3ff2" w:id="35"/>
      <w:bookmarkEnd w:id="35"/>
      <w:r w:rsidDel="00000000" w:rsidR="00000000" w:rsidRPr="00000000">
        <w:rPr>
          <w:rFonts w:ascii="Times New Roman" w:cs="Times New Roman" w:eastAsia="Times New Roman" w:hAnsi="Times New Roman"/>
          <w:rtl w:val="0"/>
        </w:rPr>
        <w:t xml:space="preserve">     3-Random Forest:</w:t>
      </w:r>
    </w:p>
    <w:p w:rsidR="00000000" w:rsidDel="00000000" w:rsidP="00000000" w:rsidRDefault="00000000" w:rsidRPr="00000000" w14:paraId="00000110">
      <w:pPr>
        <w:keepLines w:val="1"/>
        <w:spacing w:after="140" w:before="220" w:line="276" w:lineRule="auto"/>
        <w:ind w:left="720" w:firstLine="0"/>
        <w:jc w:val="both"/>
        <w:rPr>
          <w:rFonts w:ascii="Times New Roman" w:cs="Times New Roman" w:eastAsia="Times New Roman" w:hAnsi="Times New Roman"/>
          <w:color w:val="039be5"/>
          <w:sz w:val="24"/>
          <w:szCs w:val="24"/>
          <w:highlight w:val="white"/>
        </w:rPr>
      </w:pPr>
      <w:r w:rsidDel="00000000" w:rsidR="00000000" w:rsidRPr="00000000">
        <w:rPr>
          <w:rFonts w:ascii="Times New Roman" w:cs="Times New Roman" w:eastAsia="Times New Roman" w:hAnsi="Times New Roman"/>
          <w:color w:val="039be5"/>
          <w:sz w:val="24"/>
          <w:szCs w:val="24"/>
          <w:highlight w:val="white"/>
        </w:rPr>
        <w:drawing>
          <wp:inline distB="114300" distT="114300" distL="114300" distR="114300">
            <wp:extent cx="5943600" cy="2260600"/>
            <wp:effectExtent b="0" l="0" r="0" t="0"/>
            <wp:docPr id="7"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Lines w:val="1"/>
        <w:spacing w:after="140" w:before="220" w:line="276" w:lineRule="auto"/>
        <w:ind w:left="720" w:firstLine="0"/>
        <w:jc w:val="both"/>
        <w:rPr>
          <w:rFonts w:ascii="Times New Roman" w:cs="Times New Roman" w:eastAsia="Times New Roman" w:hAnsi="Times New Roman"/>
          <w:color w:val="039be5"/>
          <w:sz w:val="24"/>
          <w:szCs w:val="24"/>
          <w:highlight w:val="white"/>
        </w:rPr>
      </w:pPr>
      <w:r w:rsidDel="00000000" w:rsidR="00000000" w:rsidRPr="00000000">
        <w:rPr>
          <w:rFonts w:ascii="Times New Roman" w:cs="Times New Roman" w:eastAsia="Times New Roman" w:hAnsi="Times New Roman"/>
          <w:color w:val="039be5"/>
          <w:sz w:val="24"/>
          <w:szCs w:val="24"/>
          <w:highlight w:val="white"/>
        </w:rPr>
        <w:drawing>
          <wp:inline distB="114300" distT="114300" distL="114300" distR="114300">
            <wp:extent cx="5943600" cy="1409700"/>
            <wp:effectExtent b="0" l="0" r="0" t="0"/>
            <wp:docPr id="10"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Lines w:val="1"/>
        <w:spacing w:after="140" w:before="220" w:line="276" w:lineRule="auto"/>
        <w:ind w:left="720" w:firstLine="0"/>
        <w:jc w:val="both"/>
        <w:rPr>
          <w:rFonts w:ascii="Times New Roman" w:cs="Times New Roman" w:eastAsia="Times New Roman" w:hAnsi="Times New Roman"/>
          <w:color w:val="039be5"/>
          <w:sz w:val="24"/>
          <w:szCs w:val="24"/>
          <w:highlight w:val="white"/>
        </w:rPr>
      </w:pPr>
      <w:r w:rsidDel="00000000" w:rsidR="00000000" w:rsidRPr="00000000">
        <w:rPr>
          <w:rtl w:val="0"/>
        </w:rPr>
      </w:r>
    </w:p>
    <w:p w:rsidR="00000000" w:rsidDel="00000000" w:rsidP="00000000" w:rsidRDefault="00000000" w:rsidRPr="00000000" w14:paraId="00000113">
      <w:pPr>
        <w:keepLines w:val="1"/>
        <w:spacing w:after="140" w:before="220" w:line="276" w:lineRule="auto"/>
        <w:ind w:left="720" w:firstLine="0"/>
        <w:jc w:val="both"/>
        <w:rPr>
          <w:rFonts w:ascii="Times New Roman" w:cs="Times New Roman" w:eastAsia="Times New Roman" w:hAnsi="Times New Roman"/>
          <w:color w:val="039be5"/>
          <w:sz w:val="24"/>
          <w:szCs w:val="24"/>
          <w:highlight w:val="white"/>
        </w:rPr>
      </w:pPr>
      <w:r w:rsidDel="00000000" w:rsidR="00000000" w:rsidRPr="00000000">
        <w:rPr>
          <w:rFonts w:ascii="Times New Roman" w:cs="Times New Roman" w:eastAsia="Times New Roman" w:hAnsi="Times New Roman"/>
          <w:color w:val="039be5"/>
          <w:sz w:val="24"/>
          <w:szCs w:val="24"/>
          <w:highlight w:val="white"/>
        </w:rPr>
        <w:drawing>
          <wp:inline distB="114300" distT="114300" distL="114300" distR="114300">
            <wp:extent cx="5943600" cy="2755900"/>
            <wp:effectExtent b="0" l="0" r="0" t="0"/>
            <wp:docPr id="44" name="image43.png"/>
            <a:graphic>
              <a:graphicData uri="http://schemas.openxmlformats.org/drawingml/2006/picture">
                <pic:pic>
                  <pic:nvPicPr>
                    <pic:cNvPr id="0" name="image43.png"/>
                    <pic:cNvPicPr preferRelativeResize="0"/>
                  </pic:nvPicPr>
                  <pic:blipFill>
                    <a:blip r:embed="rId40"/>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Lines w:val="1"/>
        <w:spacing w:after="140" w:before="22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keepLines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Après traitement de l’algorithme Random Forest, il nous donné une performance de 0.78 , concernant les précisions on remarque une très bonne prédiction pour les personnes qui ne vont se désabonner (0.83) , pour les personnes qui vont se désabonner 0.61</w:t>
      </w:r>
    </w:p>
    <w:p w:rsidR="00000000" w:rsidDel="00000000" w:rsidP="00000000" w:rsidRDefault="00000000" w:rsidRPr="00000000" w14:paraId="00000116">
      <w:pPr>
        <w:pStyle w:val="Heading3"/>
        <w:keepLines w:val="1"/>
        <w:spacing w:after="140" w:before="220" w:line="276" w:lineRule="auto"/>
        <w:ind w:left="0" w:firstLine="0"/>
        <w:jc w:val="both"/>
        <w:rPr>
          <w:rFonts w:ascii="Times New Roman" w:cs="Times New Roman" w:eastAsia="Times New Roman" w:hAnsi="Times New Roman"/>
          <w:highlight w:val="white"/>
        </w:rPr>
      </w:pPr>
      <w:bookmarkStart w:colFirst="0" w:colLast="0" w:name="_zaugpctfdmhp" w:id="36"/>
      <w:bookmarkEnd w:id="36"/>
      <w:r w:rsidDel="00000000" w:rsidR="00000000" w:rsidRPr="00000000">
        <w:rPr>
          <w:rtl w:val="0"/>
        </w:rPr>
      </w:r>
    </w:p>
    <w:p w:rsidR="00000000" w:rsidDel="00000000" w:rsidP="00000000" w:rsidRDefault="00000000" w:rsidRPr="00000000" w14:paraId="00000117">
      <w:pPr>
        <w:pStyle w:val="Heading3"/>
        <w:spacing w:line="276" w:lineRule="auto"/>
        <w:jc w:val="both"/>
        <w:rPr>
          <w:rFonts w:ascii="Times New Roman" w:cs="Times New Roman" w:eastAsia="Times New Roman" w:hAnsi="Times New Roman"/>
          <w:color w:val="000000"/>
          <w:sz w:val="22"/>
          <w:szCs w:val="22"/>
        </w:rPr>
      </w:pPr>
      <w:bookmarkStart w:colFirst="0" w:colLast="0" w:name="_bopfvbg54rx6" w:id="37"/>
      <w:bookmarkEnd w:id="37"/>
      <w:r w:rsidDel="00000000" w:rsidR="00000000" w:rsidRPr="00000000">
        <w:rPr>
          <w:rFonts w:ascii="Times New Roman" w:cs="Times New Roman" w:eastAsia="Times New Roman" w:hAnsi="Times New Roman"/>
          <w:color w:val="741b47"/>
          <w:rtl w:val="0"/>
        </w:rPr>
        <w:t xml:space="preserve">   Les résultats du modèle Random Forest:</w:t>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color w:val="008a05"/>
                <w:sz w:val="24"/>
                <w:szCs w:val="24"/>
                <w:rtl w:val="0"/>
              </w:rPr>
              <w:t xml:space="preserve">Feature selection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training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testing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score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correlation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0.95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0.77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0.78</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before="0" w:line="276" w:lineRule="auto"/>
              <w:jc w:val="both"/>
              <w:rPr>
                <w:rFonts w:ascii="Times New Roman" w:cs="Times New Roman" w:eastAsia="Times New Roman" w:hAnsi="Times New Roman"/>
                <w:color w:val="008a05"/>
                <w:sz w:val="24"/>
                <w:szCs w:val="24"/>
                <w:shd w:fill="ffe599" w:val="clear"/>
                <w:rPrChange w:author="Abir LAKHAL" w:id="2" w:date="2021-01-10T09:53:21Z">
                  <w:rPr>
                    <w:rFonts w:ascii="Times New Roman" w:cs="Times New Roman" w:eastAsia="Times New Roman" w:hAnsi="Times New Roman"/>
                    <w:color w:val="008a05"/>
                    <w:sz w:val="24"/>
                    <w:szCs w:val="24"/>
                  </w:rPr>
                </w:rPrChange>
              </w:rPr>
            </w:pPr>
            <w:r w:rsidDel="00000000" w:rsidR="00000000" w:rsidRPr="00000000">
              <w:rPr>
                <w:rFonts w:ascii="Times New Roman" w:cs="Times New Roman" w:eastAsia="Times New Roman" w:hAnsi="Times New Roman"/>
                <w:shd w:fill="ffe599" w:val="clear"/>
                <w:rtl w:val="0"/>
                <w:rPrChange w:author="Abir LAKHAL" w:id="2" w:date="2021-01-10T09:53:21Z">
                  <w:rPr>
                    <w:rFonts w:ascii="Times New Roman" w:cs="Times New Roman" w:eastAsia="Times New Roman" w:hAnsi="Times New Roman"/>
                  </w:rPr>
                </w:rPrChange>
              </w:rPr>
              <w:t xml:space="preserve"> dummies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before="0" w:line="276" w:lineRule="auto"/>
              <w:jc w:val="both"/>
              <w:rPr>
                <w:rFonts w:ascii="Times New Roman" w:cs="Times New Roman" w:eastAsia="Times New Roman" w:hAnsi="Times New Roman"/>
                <w:color w:val="008a05"/>
                <w:sz w:val="24"/>
                <w:szCs w:val="24"/>
                <w:shd w:fill="ffe599" w:val="clear"/>
                <w:rPrChange w:author="Abir LAKHAL" w:id="2" w:date="2021-01-10T09:53:21Z">
                  <w:rPr>
                    <w:rFonts w:ascii="Times New Roman" w:cs="Times New Roman" w:eastAsia="Times New Roman" w:hAnsi="Times New Roman"/>
                    <w:color w:val="008a05"/>
                    <w:sz w:val="24"/>
                    <w:szCs w:val="24"/>
                  </w:rPr>
                </w:rPrChange>
              </w:rPr>
            </w:pPr>
            <w:r w:rsidDel="00000000" w:rsidR="00000000" w:rsidRPr="00000000">
              <w:rPr>
                <w:rFonts w:ascii="Times New Roman" w:cs="Times New Roman" w:eastAsia="Times New Roman" w:hAnsi="Times New Roman"/>
                <w:sz w:val="21"/>
                <w:szCs w:val="21"/>
                <w:shd w:fill="ffe599" w:val="clear"/>
                <w:rtl w:val="0"/>
                <w:rPrChange w:author="Abir LAKHAL" w:id="2" w:date="2021-01-10T09:53:21Z">
                  <w:rPr>
                    <w:rFonts w:ascii="Times New Roman" w:cs="Times New Roman" w:eastAsia="Times New Roman" w:hAnsi="Times New Roman"/>
                    <w:sz w:val="21"/>
                    <w:szCs w:val="21"/>
                  </w:rPr>
                </w:rPrChange>
              </w:rPr>
              <w:t xml:space="preserve">0.80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before="0" w:line="276" w:lineRule="auto"/>
              <w:jc w:val="both"/>
              <w:rPr>
                <w:rFonts w:ascii="Times New Roman" w:cs="Times New Roman" w:eastAsia="Times New Roman" w:hAnsi="Times New Roman"/>
                <w:color w:val="008a05"/>
                <w:sz w:val="24"/>
                <w:szCs w:val="24"/>
                <w:shd w:fill="ffe599" w:val="clear"/>
                <w:rPrChange w:author="Abir LAKHAL" w:id="2" w:date="2021-01-10T09:53:21Z">
                  <w:rPr>
                    <w:rFonts w:ascii="Times New Roman" w:cs="Times New Roman" w:eastAsia="Times New Roman" w:hAnsi="Times New Roman"/>
                    <w:color w:val="008a05"/>
                    <w:sz w:val="24"/>
                    <w:szCs w:val="24"/>
                  </w:rPr>
                </w:rPrChange>
              </w:rPr>
            </w:pPr>
            <w:r w:rsidDel="00000000" w:rsidR="00000000" w:rsidRPr="00000000">
              <w:rPr>
                <w:rFonts w:ascii="Times New Roman" w:cs="Times New Roman" w:eastAsia="Times New Roman" w:hAnsi="Times New Roman"/>
                <w:sz w:val="21"/>
                <w:szCs w:val="21"/>
                <w:shd w:fill="ffe599" w:val="clear"/>
                <w:rtl w:val="0"/>
                <w:rPrChange w:author="Abir LAKHAL" w:id="2" w:date="2021-01-10T09:53:21Z">
                  <w:rPr>
                    <w:rFonts w:ascii="Times New Roman" w:cs="Times New Roman" w:eastAsia="Times New Roman" w:hAnsi="Times New Roman"/>
                    <w:sz w:val="21"/>
                    <w:szCs w:val="21"/>
                  </w:rPr>
                </w:rPrChange>
              </w:rPr>
              <w:t xml:space="preserve">0.67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before="0" w:line="276" w:lineRule="auto"/>
              <w:jc w:val="both"/>
              <w:rPr>
                <w:rFonts w:ascii="Times New Roman" w:cs="Times New Roman" w:eastAsia="Times New Roman" w:hAnsi="Times New Roman"/>
                <w:color w:val="008a05"/>
                <w:sz w:val="24"/>
                <w:szCs w:val="24"/>
                <w:shd w:fill="ffe599" w:val="clear"/>
                <w:rPrChange w:author="Abir LAKHAL" w:id="2" w:date="2021-01-10T09:53:21Z">
                  <w:rPr>
                    <w:rFonts w:ascii="Times New Roman" w:cs="Times New Roman" w:eastAsia="Times New Roman" w:hAnsi="Times New Roman"/>
                    <w:color w:val="008a05"/>
                    <w:sz w:val="24"/>
                    <w:szCs w:val="24"/>
                  </w:rPr>
                </w:rPrChange>
              </w:rPr>
            </w:pPr>
            <w:r w:rsidDel="00000000" w:rsidR="00000000" w:rsidRPr="00000000">
              <w:rPr>
                <w:rFonts w:ascii="Times New Roman" w:cs="Times New Roman" w:eastAsia="Times New Roman" w:hAnsi="Times New Roman"/>
                <w:shd w:fill="ffe599" w:val="clear"/>
                <w:rtl w:val="0"/>
                <w:rPrChange w:author="Abir LAKHAL" w:id="2" w:date="2021-01-10T09:53:21Z">
                  <w:rPr>
                    <w:rFonts w:ascii="Times New Roman" w:cs="Times New Roman" w:eastAsia="Times New Roman" w:hAnsi="Times New Roman"/>
                  </w:rPr>
                </w:rPrChange>
              </w:rPr>
              <w:t xml:space="preserve">0.80</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SFS (AUC)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before="0" w:line="276"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0.9494929006085193</w:t>
            </w:r>
          </w:p>
          <w:p w:rsidR="00000000" w:rsidDel="00000000" w:rsidP="00000000" w:rsidRDefault="00000000" w:rsidRPr="00000000" w14:paraId="00000126">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0.7723615712257453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0.7723615712257453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SFS (Accuracy)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0.9466531440162271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0.7742546142924751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before="0" w:line="276"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0.7665314401622718</w:t>
            </w:r>
          </w:p>
          <w:p w:rsidR="00000000" w:rsidDel="00000000" w:rsidP="00000000" w:rsidRDefault="00000000" w:rsidRPr="00000000" w14:paraId="0000012D">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SBS (AUC)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0.949290060851927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0.7723615712257453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0.7723615712257453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SBS (Accuracy)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spacing w:before="0" w:line="276"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0.9501014198782961</w:t>
            </w:r>
          </w:p>
          <w:p w:rsidR="00000000" w:rsidDel="00000000" w:rsidP="00000000" w:rsidRDefault="00000000" w:rsidRPr="00000000" w14:paraId="00000134">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0.780407004259347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0.780407004259347</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7">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SFFS (AUC)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0.9486815415821501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0.7756743965925225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0.7756743965925225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B">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SFFS (Accuracy)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0.945841784989858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0.7714150496923805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0.7714150496923805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SBFS (AUC)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before="0" w:line="276"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0.9466531440162271</w:t>
            </w:r>
          </w:p>
          <w:p w:rsidR="00000000" w:rsidDel="00000000" w:rsidP="00000000" w:rsidRDefault="00000000" w:rsidRPr="00000000" w14:paraId="00000141">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0.7756743965925225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0.7756743965925225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SBFS (Accuracy)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0.9498985801217038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0.77520113582584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0.77520113582584</w:t>
            </w:r>
            <w:r w:rsidDel="00000000" w:rsidR="00000000" w:rsidRPr="00000000">
              <w:rPr>
                <w:rtl w:val="0"/>
              </w:rPr>
            </w:r>
          </w:p>
        </w:tc>
      </w:tr>
    </w:tbl>
    <w:p w:rsidR="00000000" w:rsidDel="00000000" w:rsidP="00000000" w:rsidRDefault="00000000" w:rsidRPr="00000000" w14:paraId="00000148">
      <w:pPr>
        <w:pStyle w:val="Heading3"/>
        <w:spacing w:line="276" w:lineRule="auto"/>
        <w:jc w:val="both"/>
        <w:rPr>
          <w:rFonts w:ascii="Times New Roman" w:cs="Times New Roman" w:eastAsia="Times New Roman" w:hAnsi="Times New Roman"/>
          <w:highlight w:val="white"/>
        </w:rPr>
      </w:pPr>
      <w:bookmarkStart w:colFirst="0" w:colLast="0" w:name="_vq3dzbnab97x" w:id="38"/>
      <w:bookmarkEnd w:id="38"/>
      <w:r w:rsidDel="00000000" w:rsidR="00000000" w:rsidRPr="00000000">
        <w:rPr>
          <w:rtl w:val="0"/>
        </w:rPr>
      </w:r>
    </w:p>
    <w:p w:rsidR="00000000" w:rsidDel="00000000" w:rsidP="00000000" w:rsidRDefault="00000000" w:rsidRPr="00000000" w14:paraId="00000149">
      <w:pPr>
        <w:pStyle w:val="Heading2"/>
        <w:spacing w:after="140" w:before="220" w:line="276" w:lineRule="auto"/>
        <w:jc w:val="both"/>
        <w:rPr>
          <w:rFonts w:ascii="Times New Roman" w:cs="Times New Roman" w:eastAsia="Times New Roman" w:hAnsi="Times New Roman"/>
        </w:rPr>
      </w:pPr>
      <w:bookmarkStart w:colFirst="0" w:colLast="0" w:name="_1z6ljt1xw3x7" w:id="39"/>
      <w:bookmarkEnd w:id="39"/>
      <w:r w:rsidDel="00000000" w:rsidR="00000000" w:rsidRPr="00000000">
        <w:rPr>
          <w:rFonts w:ascii="Times New Roman" w:cs="Times New Roman" w:eastAsia="Times New Roman" w:hAnsi="Times New Roman"/>
          <w:highlight w:val="white"/>
          <w:rtl w:val="0"/>
        </w:rPr>
        <w:t xml:space="preserve">        4- </w:t>
      </w:r>
      <w:r w:rsidDel="00000000" w:rsidR="00000000" w:rsidRPr="00000000">
        <w:rPr>
          <w:rFonts w:ascii="Times New Roman" w:cs="Times New Roman" w:eastAsia="Times New Roman" w:hAnsi="Times New Roman"/>
          <w:rtl w:val="0"/>
        </w:rPr>
        <w:t xml:space="preserve">Machine à vecteurs  de support SVM:</w:t>
      </w:r>
    </w:p>
    <w:p w:rsidR="00000000" w:rsidDel="00000000" w:rsidP="00000000" w:rsidRDefault="00000000" w:rsidRPr="00000000" w14:paraId="0000014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67100"/>
            <wp:effectExtent b="0" l="0" r="0" t="0"/>
            <wp:docPr id="41"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keepLines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27200"/>
            <wp:effectExtent b="0" l="0" r="0" t="0"/>
            <wp:docPr id="13"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Lines w:val="1"/>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keepLines w:val="1"/>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l’algorithme Random SVM, il nous donné une performance de 0.80 , concernant les précisions on remarque une très bonne prédiction pour les personnes qui ne vont se désabonner (0.84) , pour les personnes qui vont se désabonner 0.65</w:t>
      </w:r>
    </w:p>
    <w:p w:rsidR="00000000" w:rsidDel="00000000" w:rsidP="00000000" w:rsidRDefault="00000000" w:rsidRPr="00000000" w14:paraId="0000014E">
      <w:pPr>
        <w:keepLines w:val="1"/>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F">
      <w:pPr>
        <w:keepLines w:val="1"/>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0">
      <w:pPr>
        <w:keepLines w:val="1"/>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1">
      <w:pPr>
        <w:pStyle w:val="Heading3"/>
        <w:spacing w:line="276" w:lineRule="auto"/>
        <w:jc w:val="both"/>
        <w:rPr>
          <w:rFonts w:ascii="Times New Roman" w:cs="Times New Roman" w:eastAsia="Times New Roman" w:hAnsi="Times New Roman"/>
          <w:color w:val="741b47"/>
        </w:rPr>
      </w:pPr>
      <w:bookmarkStart w:colFirst="0" w:colLast="0" w:name="_flmj9x4rppf6" w:id="40"/>
      <w:bookmarkEnd w:id="40"/>
      <w:r w:rsidDel="00000000" w:rsidR="00000000" w:rsidRPr="00000000">
        <w:rPr>
          <w:rFonts w:ascii="Times New Roman" w:cs="Times New Roman" w:eastAsia="Times New Roman" w:hAnsi="Times New Roman"/>
          <w:color w:val="741b47"/>
          <w:rtl w:val="0"/>
        </w:rPr>
        <w:t xml:space="preserve">   Les résultats du modèle SVM:</w:t>
      </w:r>
    </w:p>
    <w:p w:rsidR="00000000" w:rsidDel="00000000" w:rsidP="00000000" w:rsidRDefault="00000000" w:rsidRPr="00000000" w14:paraId="00000152">
      <w:pPr>
        <w:spacing w:line="276" w:lineRule="auto"/>
        <w:jc w:val="both"/>
        <w:rPr>
          <w:rFonts w:ascii="Times New Roman" w:cs="Times New Roman" w:eastAsia="Times New Roman" w:hAnsi="Times New Roman"/>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color w:val="008a05"/>
                <w:sz w:val="24"/>
                <w:szCs w:val="24"/>
                <w:rtl w:val="0"/>
              </w:rPr>
              <w:t xml:space="preserve">Feature selection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training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testing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score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7">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correlation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0.80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0.80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0.80</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B">
            <w:pPr>
              <w:spacing w:before="0" w:line="276" w:lineRule="auto"/>
              <w:jc w:val="both"/>
              <w:rPr>
                <w:rFonts w:ascii="Times New Roman" w:cs="Times New Roman" w:eastAsia="Times New Roman" w:hAnsi="Times New Roman"/>
                <w:color w:val="008a05"/>
                <w:sz w:val="24"/>
                <w:szCs w:val="24"/>
                <w:shd w:fill="ffd966" w:val="clear"/>
                <w:rPrChange w:author="Abir LAKHAL" w:id="3" w:date="2021-01-10T09:53:08Z">
                  <w:rPr>
                    <w:rFonts w:ascii="Times New Roman" w:cs="Times New Roman" w:eastAsia="Times New Roman" w:hAnsi="Times New Roman"/>
                    <w:color w:val="008a05"/>
                    <w:sz w:val="24"/>
                    <w:szCs w:val="24"/>
                  </w:rPr>
                </w:rPrChange>
              </w:rPr>
            </w:pPr>
            <w:r w:rsidDel="00000000" w:rsidR="00000000" w:rsidRPr="00000000">
              <w:rPr>
                <w:rFonts w:ascii="Times New Roman" w:cs="Times New Roman" w:eastAsia="Times New Roman" w:hAnsi="Times New Roman"/>
                <w:shd w:fill="ffd966" w:val="clear"/>
                <w:rtl w:val="0"/>
                <w:rPrChange w:author="Abir LAKHAL" w:id="3" w:date="2021-01-10T09:53:08Z">
                  <w:rPr>
                    <w:rFonts w:ascii="Times New Roman" w:cs="Times New Roman" w:eastAsia="Times New Roman" w:hAnsi="Times New Roman"/>
                  </w:rPr>
                </w:rPrChange>
              </w:rPr>
              <w:t xml:space="preserve"> dummies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before="0" w:line="276" w:lineRule="auto"/>
              <w:jc w:val="both"/>
              <w:rPr>
                <w:rFonts w:ascii="Times New Roman" w:cs="Times New Roman" w:eastAsia="Times New Roman" w:hAnsi="Times New Roman"/>
                <w:color w:val="008a05"/>
                <w:sz w:val="24"/>
                <w:szCs w:val="24"/>
                <w:shd w:fill="ffd966" w:val="clear"/>
                <w:rPrChange w:author="Abir LAKHAL" w:id="3" w:date="2021-01-10T09:53:08Z">
                  <w:rPr>
                    <w:rFonts w:ascii="Times New Roman" w:cs="Times New Roman" w:eastAsia="Times New Roman" w:hAnsi="Times New Roman"/>
                    <w:color w:val="008a05"/>
                    <w:sz w:val="24"/>
                    <w:szCs w:val="24"/>
                  </w:rPr>
                </w:rPrChange>
              </w:rPr>
            </w:pPr>
            <w:r w:rsidDel="00000000" w:rsidR="00000000" w:rsidRPr="00000000">
              <w:rPr>
                <w:rFonts w:ascii="Times New Roman" w:cs="Times New Roman" w:eastAsia="Times New Roman" w:hAnsi="Times New Roman"/>
                <w:shd w:fill="ffd966" w:val="clear"/>
                <w:rtl w:val="0"/>
                <w:rPrChange w:author="Abir LAKHAL" w:id="3" w:date="2021-01-10T09:53:08Z">
                  <w:rPr>
                    <w:rFonts w:ascii="Times New Roman" w:cs="Times New Roman" w:eastAsia="Times New Roman" w:hAnsi="Times New Roman"/>
                  </w:rPr>
                </w:rPrChange>
              </w:rPr>
              <w:t xml:space="preserve">0.81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before="0" w:line="276" w:lineRule="auto"/>
              <w:jc w:val="both"/>
              <w:rPr>
                <w:rFonts w:ascii="Times New Roman" w:cs="Times New Roman" w:eastAsia="Times New Roman" w:hAnsi="Times New Roman"/>
                <w:color w:val="008a05"/>
                <w:sz w:val="24"/>
                <w:szCs w:val="24"/>
                <w:shd w:fill="ffd966" w:val="clear"/>
                <w:rPrChange w:author="Abir LAKHAL" w:id="3" w:date="2021-01-10T09:53:08Z">
                  <w:rPr>
                    <w:rFonts w:ascii="Times New Roman" w:cs="Times New Roman" w:eastAsia="Times New Roman" w:hAnsi="Times New Roman"/>
                    <w:color w:val="008a05"/>
                    <w:sz w:val="24"/>
                    <w:szCs w:val="24"/>
                  </w:rPr>
                </w:rPrChange>
              </w:rPr>
            </w:pPr>
            <w:r w:rsidDel="00000000" w:rsidR="00000000" w:rsidRPr="00000000">
              <w:rPr>
                <w:rFonts w:ascii="Times New Roman" w:cs="Times New Roman" w:eastAsia="Times New Roman" w:hAnsi="Times New Roman"/>
                <w:shd w:fill="ffd966" w:val="clear"/>
                <w:rtl w:val="0"/>
                <w:rPrChange w:author="Abir LAKHAL" w:id="3" w:date="2021-01-10T09:53:08Z">
                  <w:rPr>
                    <w:rFonts w:ascii="Times New Roman" w:cs="Times New Roman" w:eastAsia="Times New Roman" w:hAnsi="Times New Roman"/>
                  </w:rPr>
                </w:rPrChange>
              </w:rPr>
              <w:t xml:space="preserve">0.81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before="0" w:line="276" w:lineRule="auto"/>
              <w:jc w:val="both"/>
              <w:rPr>
                <w:rFonts w:ascii="Times New Roman" w:cs="Times New Roman" w:eastAsia="Times New Roman" w:hAnsi="Times New Roman"/>
                <w:color w:val="008a05"/>
                <w:sz w:val="24"/>
                <w:szCs w:val="24"/>
                <w:shd w:fill="ffd966" w:val="clear"/>
                <w:rPrChange w:author="Abir LAKHAL" w:id="3" w:date="2021-01-10T09:53:08Z">
                  <w:rPr>
                    <w:rFonts w:ascii="Times New Roman" w:cs="Times New Roman" w:eastAsia="Times New Roman" w:hAnsi="Times New Roman"/>
                    <w:color w:val="008a05"/>
                    <w:sz w:val="24"/>
                    <w:szCs w:val="24"/>
                  </w:rPr>
                </w:rPrChange>
              </w:rPr>
            </w:pPr>
            <w:r w:rsidDel="00000000" w:rsidR="00000000" w:rsidRPr="00000000">
              <w:rPr>
                <w:rFonts w:ascii="Times New Roman" w:cs="Times New Roman" w:eastAsia="Times New Roman" w:hAnsi="Times New Roman"/>
                <w:shd w:fill="ffd966" w:val="clear"/>
                <w:rtl w:val="0"/>
                <w:rPrChange w:author="Abir LAKHAL" w:id="3" w:date="2021-01-10T09:53:08Z">
                  <w:rPr>
                    <w:rFonts w:ascii="Times New Roman" w:cs="Times New Roman" w:eastAsia="Times New Roman" w:hAnsi="Times New Roman"/>
                  </w:rPr>
                </w:rPrChange>
              </w:rPr>
              <w:t xml:space="preserve">0.80</w:t>
            </w:r>
            <w:r w:rsidDel="00000000" w:rsidR="00000000" w:rsidRPr="00000000">
              <w:rPr>
                <w:rtl w:val="0"/>
              </w:rPr>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SFS (AUC)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before="0" w:line="276" w:lineRule="auto"/>
              <w:jc w:val="both"/>
              <w:rPr>
                <w:rFonts w:ascii="Times New Roman" w:cs="Times New Roman" w:eastAsia="Times New Roman" w:hAnsi="Times New Roman"/>
                <w:b w:val="1"/>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0.8017037387600567</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3">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SFS (Accuracy)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0.8017037387600567</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7">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SBS (AUC)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0.78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0.8035967818267865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B">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SBS (Accuracy)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0.78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0.8035967818267865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F">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SFFS (AUC)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before="0" w:line="276"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0.8054898248935163</w:t>
            </w:r>
          </w:p>
          <w:p w:rsidR="00000000" w:rsidDel="00000000" w:rsidP="00000000" w:rsidRDefault="00000000" w:rsidRPr="00000000" w14:paraId="00000173">
            <w:pPr>
              <w:widowControl w:val="0"/>
              <w:spacing w:before="0" w:line="276" w:lineRule="auto"/>
              <w:jc w:val="both"/>
              <w:rPr>
                <w:rFonts w:ascii="Times New Roman" w:cs="Times New Roman" w:eastAsia="Times New Roman" w:hAnsi="Times New Roman"/>
                <w:sz w:val="21"/>
                <w:szCs w:val="21"/>
                <w:highlight w:val="white"/>
              </w:rPr>
            </w:pPr>
            <w:r w:rsidDel="00000000" w:rsidR="00000000" w:rsidRPr="00000000">
              <w:rPr>
                <w:rtl w:val="0"/>
              </w:rPr>
            </w:r>
          </w:p>
        </w:tc>
      </w:tr>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SFFS (Accuracy)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0.80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0.80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0.8017037387600567</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8">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SBFS (AUC)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0.70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0.8017037387600567</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C">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SBFS (Accuracy)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0.80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0.80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0.8017037387600567</w:t>
            </w:r>
            <w:r w:rsidDel="00000000" w:rsidR="00000000" w:rsidRPr="00000000">
              <w:rPr>
                <w:rtl w:val="0"/>
              </w:rPr>
            </w:r>
          </w:p>
        </w:tc>
      </w:tr>
    </w:tbl>
    <w:p w:rsidR="00000000" w:rsidDel="00000000" w:rsidP="00000000" w:rsidRDefault="00000000" w:rsidRPr="00000000" w14:paraId="00000180">
      <w:pPr>
        <w:keepLines w:val="1"/>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pStyle w:val="Heading2"/>
        <w:spacing w:line="276" w:lineRule="auto"/>
        <w:jc w:val="both"/>
        <w:rPr>
          <w:rFonts w:ascii="Times New Roman" w:cs="Times New Roman" w:eastAsia="Times New Roman" w:hAnsi="Times New Roman"/>
        </w:rPr>
      </w:pPr>
      <w:bookmarkStart w:colFirst="0" w:colLast="0" w:name="_vi4hhxtbmn6s" w:id="41"/>
      <w:bookmarkEnd w:id="41"/>
      <w:r w:rsidDel="00000000" w:rsidR="00000000" w:rsidRPr="00000000">
        <w:rPr>
          <w:rFonts w:ascii="Times New Roman" w:cs="Times New Roman" w:eastAsia="Times New Roman" w:hAnsi="Times New Roman"/>
          <w:rtl w:val="0"/>
        </w:rPr>
        <w:t xml:space="preserve">        5- Naive Bayes:</w:t>
      </w:r>
    </w:p>
    <w:p w:rsidR="00000000" w:rsidDel="00000000" w:rsidP="00000000" w:rsidRDefault="00000000" w:rsidRPr="00000000" w14:paraId="00000182">
      <w:pPr>
        <w:keepLines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a commencé par diviser notre dataset en deux parties:</w:t>
      </w:r>
    </w:p>
    <w:p w:rsidR="00000000" w:rsidDel="00000000" w:rsidP="00000000" w:rsidRDefault="00000000" w:rsidRPr="00000000" w14:paraId="00000183">
      <w:pPr>
        <w:keepLines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-Partie entrainement (75%) .</w:t>
      </w:r>
    </w:p>
    <w:p w:rsidR="00000000" w:rsidDel="00000000" w:rsidP="00000000" w:rsidRDefault="00000000" w:rsidRPr="00000000" w14:paraId="00000184">
      <w:pPr>
        <w:keepLines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-Partie test (25%) .</w:t>
      </w:r>
    </w:p>
    <w:p w:rsidR="00000000" w:rsidDel="00000000" w:rsidP="00000000" w:rsidRDefault="00000000" w:rsidRPr="00000000" w14:paraId="00000185">
      <w:pPr>
        <w:keepLines w:val="1"/>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keepLines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47700"/>
            <wp:effectExtent b="0" l="0" r="0" t="0"/>
            <wp:docPr id="47"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Lines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Puis on a appliqué notre modèle sur ces deux derniers.</w:t>
      </w:r>
    </w:p>
    <w:p w:rsidR="00000000" w:rsidDel="00000000" w:rsidP="00000000" w:rsidRDefault="00000000" w:rsidRPr="00000000" w14:paraId="00000188">
      <w:pPr>
        <w:keepLines w:val="1"/>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keepLines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20800"/>
            <wp:effectExtent b="0" l="0" r="0" t="0"/>
            <wp:docPr id="37"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keepLines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Notre modèle nous a donné les résultats suivants:</w:t>
      </w:r>
    </w:p>
    <w:p w:rsidR="00000000" w:rsidDel="00000000" w:rsidP="00000000" w:rsidRDefault="00000000" w:rsidRPr="00000000" w14:paraId="0000018B">
      <w:pPr>
        <w:keepLines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36700"/>
            <wp:effectExtent b="0" l="0" r="0" t="0"/>
            <wp:docPr id="22"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Style w:val="Heading3"/>
        <w:spacing w:line="276" w:lineRule="auto"/>
        <w:jc w:val="both"/>
        <w:rPr>
          <w:rFonts w:ascii="Times New Roman" w:cs="Times New Roman" w:eastAsia="Times New Roman" w:hAnsi="Times New Roman"/>
          <w:color w:val="741b47"/>
        </w:rPr>
      </w:pPr>
      <w:bookmarkStart w:colFirst="0" w:colLast="0" w:name="_h9sjxkywcesp" w:id="42"/>
      <w:bookmarkEnd w:id="42"/>
      <w:r w:rsidDel="00000000" w:rsidR="00000000" w:rsidRPr="00000000">
        <w:rPr>
          <w:rFonts w:ascii="Times New Roman" w:cs="Times New Roman" w:eastAsia="Times New Roman" w:hAnsi="Times New Roman"/>
          <w:color w:val="741b47"/>
          <w:rtl w:val="0"/>
        </w:rPr>
        <w:t xml:space="preserve">   Les résultats du modèle Naive Bayes:</w:t>
      </w:r>
    </w:p>
    <w:p w:rsidR="00000000" w:rsidDel="00000000" w:rsidP="00000000" w:rsidRDefault="00000000" w:rsidRPr="00000000" w14:paraId="0000018D">
      <w:pPr>
        <w:spacing w:line="276" w:lineRule="auto"/>
        <w:jc w:val="both"/>
        <w:rPr>
          <w:rFonts w:ascii="Times New Roman" w:cs="Times New Roman" w:eastAsia="Times New Roman" w:hAnsi="Times New Roman"/>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color w:val="008a05"/>
                <w:sz w:val="24"/>
                <w:szCs w:val="24"/>
                <w:rtl w:val="0"/>
              </w:rPr>
              <w:t xml:space="preserve">Feature selection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training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testing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score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2">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correlation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0.90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0.49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0.72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6">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 dummies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0.</w:t>
            </w:r>
            <w:ins w:author="Abir LAKHAL" w:id="4" w:date="2021-01-10T09:52:28Z">
              <w:r w:rsidDel="00000000" w:rsidR="00000000" w:rsidRPr="00000000">
                <w:rPr>
                  <w:rFonts w:ascii="Times New Roman" w:cs="Times New Roman" w:eastAsia="Times New Roman" w:hAnsi="Times New Roman"/>
                  <w:rtl w:val="0"/>
                </w:rPr>
                <w:t xml:space="preserve">80</w:t>
              </w:r>
            </w:ins>
            <w:del w:author="Abir LAKHAL" w:id="4" w:date="2021-01-10T09:52:28Z">
              <w:r w:rsidDel="00000000" w:rsidR="00000000" w:rsidRPr="00000000">
                <w:rPr>
                  <w:rFonts w:ascii="Times New Roman" w:cs="Times New Roman" w:eastAsia="Times New Roman" w:hAnsi="Times New Roman"/>
                  <w:rtl w:val="0"/>
                </w:rPr>
                <w:delText xml:space="preserve">50</w:delText>
              </w:r>
            </w:del>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0.</w:t>
            </w:r>
            <w:ins w:author="Abir LAKHAL" w:id="5" w:date="2021-01-10T09:52:33Z">
              <w:r w:rsidDel="00000000" w:rsidR="00000000" w:rsidRPr="00000000">
                <w:rPr>
                  <w:rFonts w:ascii="Times New Roman" w:cs="Times New Roman" w:eastAsia="Times New Roman" w:hAnsi="Times New Roman"/>
                  <w:rtl w:val="0"/>
                </w:rPr>
                <w:t xml:space="preserve">50</w:t>
              </w:r>
            </w:ins>
            <w:del w:author="Abir LAKHAL" w:id="5" w:date="2021-01-10T09:52:33Z">
              <w:r w:rsidDel="00000000" w:rsidR="00000000" w:rsidRPr="00000000">
                <w:rPr>
                  <w:rFonts w:ascii="Times New Roman" w:cs="Times New Roman" w:eastAsia="Times New Roman" w:hAnsi="Times New Roman"/>
                  <w:rtl w:val="0"/>
                </w:rPr>
                <w:delText xml:space="preserve">80</w:delText>
              </w:r>
            </w:del>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0.73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A">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SFS (AUC)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3"/>
                <w:szCs w:val="23"/>
                <w:rtl w:val="0"/>
              </w:rPr>
              <w:t xml:space="preserve">0.</w:t>
            </w:r>
            <w:ins w:author="Abir LAKHAL" w:id="6" w:date="2021-01-10T09:51:58Z">
              <w:r w:rsidDel="00000000" w:rsidR="00000000" w:rsidRPr="00000000">
                <w:rPr>
                  <w:rFonts w:ascii="Times New Roman" w:cs="Times New Roman" w:eastAsia="Times New Roman" w:hAnsi="Times New Roman"/>
                  <w:sz w:val="23"/>
                  <w:szCs w:val="23"/>
                  <w:rtl w:val="0"/>
                </w:rPr>
                <w:t xml:space="preserve">80</w:t>
              </w:r>
            </w:ins>
            <w:del w:author="Abir LAKHAL" w:id="6" w:date="2021-01-10T09:51:58Z">
              <w:r w:rsidDel="00000000" w:rsidR="00000000" w:rsidRPr="00000000">
                <w:rPr>
                  <w:rFonts w:ascii="Times New Roman" w:cs="Times New Roman" w:eastAsia="Times New Roman" w:hAnsi="Times New Roman"/>
                  <w:sz w:val="23"/>
                  <w:szCs w:val="23"/>
                  <w:rtl w:val="0"/>
                </w:rPr>
                <w:delText xml:space="preserve">78</w:delText>
              </w:r>
            </w:del>
            <w:r w:rsidDel="00000000" w:rsidR="00000000" w:rsidRPr="00000000">
              <w:rPr>
                <w:rFonts w:ascii="Times New Roman" w:cs="Times New Roman" w:eastAsia="Times New Roman" w:hAnsi="Times New Roman"/>
                <w:sz w:val="23"/>
                <w:szCs w:val="23"/>
                <w:rtl w:val="0"/>
              </w:rPr>
              <w:t xml:space="preserve">45841784989858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3"/>
                <w:szCs w:val="23"/>
                <w:rtl w:val="0"/>
              </w:rPr>
              <w:t xml:space="preserve">0.</w:t>
            </w:r>
            <w:ins w:author="Abir LAKHAL" w:id="7" w:date="2021-01-10T09:52:18Z">
              <w:r w:rsidDel="00000000" w:rsidR="00000000" w:rsidRPr="00000000">
                <w:rPr>
                  <w:rFonts w:ascii="Times New Roman" w:cs="Times New Roman" w:eastAsia="Times New Roman" w:hAnsi="Times New Roman"/>
                  <w:sz w:val="23"/>
                  <w:szCs w:val="23"/>
                  <w:rtl w:val="0"/>
                </w:rPr>
                <w:t xml:space="preserve">78</w:t>
              </w:r>
            </w:ins>
            <w:del w:author="Abir LAKHAL" w:id="7" w:date="2021-01-10T09:52:18Z">
              <w:r w:rsidDel="00000000" w:rsidR="00000000" w:rsidRPr="00000000">
                <w:rPr>
                  <w:rFonts w:ascii="Times New Roman" w:cs="Times New Roman" w:eastAsia="Times New Roman" w:hAnsi="Times New Roman"/>
                  <w:sz w:val="23"/>
                  <w:szCs w:val="23"/>
                  <w:rtl w:val="0"/>
                </w:rPr>
                <w:delText xml:space="preserve">80</w:delText>
              </w:r>
            </w:del>
            <w:r w:rsidDel="00000000" w:rsidR="00000000" w:rsidRPr="00000000">
              <w:rPr>
                <w:rFonts w:ascii="Times New Roman" w:cs="Times New Roman" w:eastAsia="Times New Roman" w:hAnsi="Times New Roman"/>
                <w:sz w:val="23"/>
                <w:szCs w:val="23"/>
                <w:rtl w:val="0"/>
              </w:rPr>
              <w:t xml:space="preserve">35967818267865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3"/>
                <w:szCs w:val="23"/>
                <w:rtl w:val="0"/>
              </w:rPr>
              <w:t xml:space="preserve">0.7425461429247515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E">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SFS (Accuracy)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before="0" w:line="276"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0.7</w:t>
            </w:r>
            <w:ins w:author="Abir LAKHAL" w:id="8" w:date="2021-01-10T09:51:51Z">
              <w:r w:rsidDel="00000000" w:rsidR="00000000" w:rsidRPr="00000000">
                <w:rPr>
                  <w:rFonts w:ascii="Times New Roman" w:cs="Times New Roman" w:eastAsia="Times New Roman" w:hAnsi="Times New Roman"/>
                  <w:sz w:val="21"/>
                  <w:szCs w:val="21"/>
                  <w:highlight w:val="white"/>
                  <w:rtl w:val="0"/>
                </w:rPr>
                <w:t xml:space="preserve">4</w:t>
              </w:r>
            </w:ins>
            <w:del w:author="Abir LAKHAL" w:id="8" w:date="2021-01-10T09:51:51Z">
              <w:r w:rsidDel="00000000" w:rsidR="00000000" w:rsidRPr="00000000">
                <w:rPr>
                  <w:rFonts w:ascii="Times New Roman" w:cs="Times New Roman" w:eastAsia="Times New Roman" w:hAnsi="Times New Roman"/>
                  <w:sz w:val="21"/>
                  <w:szCs w:val="21"/>
                  <w:highlight w:val="white"/>
                  <w:rtl w:val="0"/>
                </w:rPr>
                <w:delText xml:space="preserve">1</w:delText>
              </w:r>
            </w:del>
            <w:r w:rsidDel="00000000" w:rsidR="00000000" w:rsidRPr="00000000">
              <w:rPr>
                <w:rFonts w:ascii="Times New Roman" w:cs="Times New Roman" w:eastAsia="Times New Roman" w:hAnsi="Times New Roman"/>
                <w:sz w:val="21"/>
                <w:szCs w:val="21"/>
                <w:highlight w:val="white"/>
                <w:rtl w:val="0"/>
              </w:rPr>
              <w:t xml:space="preserve">8052738336714</w:t>
            </w:r>
          </w:p>
          <w:p w:rsidR="00000000" w:rsidDel="00000000" w:rsidP="00000000" w:rsidRDefault="00000000" w:rsidRPr="00000000" w14:paraId="000001A0">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before="0" w:line="276"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0.7</w:t>
            </w:r>
            <w:ins w:author="Abir LAKHAL" w:id="9" w:date="2021-01-10T09:51:54Z">
              <w:r w:rsidDel="00000000" w:rsidR="00000000" w:rsidRPr="00000000">
                <w:rPr>
                  <w:rFonts w:ascii="Times New Roman" w:cs="Times New Roman" w:eastAsia="Times New Roman" w:hAnsi="Times New Roman"/>
                  <w:sz w:val="21"/>
                  <w:szCs w:val="21"/>
                  <w:highlight w:val="white"/>
                  <w:rtl w:val="0"/>
                </w:rPr>
                <w:t xml:space="preserve">1</w:t>
              </w:r>
            </w:ins>
            <w:del w:author="Abir LAKHAL" w:id="9" w:date="2021-01-10T09:51:54Z">
              <w:r w:rsidDel="00000000" w:rsidR="00000000" w:rsidRPr="00000000">
                <w:rPr>
                  <w:rFonts w:ascii="Times New Roman" w:cs="Times New Roman" w:eastAsia="Times New Roman" w:hAnsi="Times New Roman"/>
                  <w:sz w:val="21"/>
                  <w:szCs w:val="21"/>
                  <w:highlight w:val="white"/>
                  <w:rtl w:val="0"/>
                </w:rPr>
                <w:delText xml:space="preserve">4</w:delText>
              </w:r>
            </w:del>
            <w:r w:rsidDel="00000000" w:rsidR="00000000" w:rsidRPr="00000000">
              <w:rPr>
                <w:rFonts w:ascii="Times New Roman" w:cs="Times New Roman" w:eastAsia="Times New Roman" w:hAnsi="Times New Roman"/>
                <w:sz w:val="21"/>
                <w:szCs w:val="21"/>
                <w:highlight w:val="white"/>
                <w:rtl w:val="0"/>
              </w:rPr>
              <w:t xml:space="preserve">25461429247515</w:t>
            </w:r>
          </w:p>
          <w:p w:rsidR="00000000" w:rsidDel="00000000" w:rsidP="00000000" w:rsidRDefault="00000000" w:rsidRPr="00000000" w14:paraId="000001A2">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before="0" w:line="276"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0.7425461429247515</w:t>
            </w:r>
          </w:p>
          <w:p w:rsidR="00000000" w:rsidDel="00000000" w:rsidP="00000000" w:rsidRDefault="00000000" w:rsidRPr="00000000" w14:paraId="000001A4">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5">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SBS (AUC)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0.7</w:t>
            </w:r>
            <w:ins w:author="Abir LAKHAL" w:id="10" w:date="2021-01-10T09:51:29Z">
              <w:r w:rsidDel="00000000" w:rsidR="00000000" w:rsidRPr="00000000">
                <w:rPr>
                  <w:rFonts w:ascii="Times New Roman" w:cs="Times New Roman" w:eastAsia="Times New Roman" w:hAnsi="Times New Roman"/>
                  <w:sz w:val="21"/>
                  <w:szCs w:val="21"/>
                  <w:highlight w:val="white"/>
                  <w:rtl w:val="0"/>
                </w:rPr>
                <w:t xml:space="preserve">4</w:t>
              </w:r>
            </w:ins>
            <w:del w:author="Abir LAKHAL" w:id="10" w:date="2021-01-10T09:51:29Z">
              <w:r w:rsidDel="00000000" w:rsidR="00000000" w:rsidRPr="00000000">
                <w:rPr>
                  <w:rFonts w:ascii="Times New Roman" w:cs="Times New Roman" w:eastAsia="Times New Roman" w:hAnsi="Times New Roman"/>
                  <w:sz w:val="21"/>
                  <w:szCs w:val="21"/>
                  <w:highlight w:val="white"/>
                  <w:rtl w:val="0"/>
                </w:rPr>
                <w:delText xml:space="preserve">1</w:delText>
              </w:r>
            </w:del>
            <w:r w:rsidDel="00000000" w:rsidR="00000000" w:rsidRPr="00000000">
              <w:rPr>
                <w:rFonts w:ascii="Times New Roman" w:cs="Times New Roman" w:eastAsia="Times New Roman" w:hAnsi="Times New Roman"/>
                <w:sz w:val="21"/>
                <w:szCs w:val="21"/>
                <w:highlight w:val="white"/>
                <w:rtl w:val="0"/>
              </w:rPr>
              <w:t xml:space="preserve">8052738336714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0.7</w:t>
            </w:r>
            <w:ins w:author="Abir LAKHAL" w:id="11" w:date="2021-01-10T09:51:34Z">
              <w:r w:rsidDel="00000000" w:rsidR="00000000" w:rsidRPr="00000000">
                <w:rPr>
                  <w:rFonts w:ascii="Times New Roman" w:cs="Times New Roman" w:eastAsia="Times New Roman" w:hAnsi="Times New Roman"/>
                  <w:sz w:val="21"/>
                  <w:szCs w:val="21"/>
                  <w:highlight w:val="white"/>
                  <w:rtl w:val="0"/>
                </w:rPr>
                <w:t xml:space="preserve">1</w:t>
              </w:r>
            </w:ins>
            <w:del w:author="Abir LAKHAL" w:id="11" w:date="2021-01-10T09:51:34Z">
              <w:r w:rsidDel="00000000" w:rsidR="00000000" w:rsidRPr="00000000">
                <w:rPr>
                  <w:rFonts w:ascii="Times New Roman" w:cs="Times New Roman" w:eastAsia="Times New Roman" w:hAnsi="Times New Roman"/>
                  <w:sz w:val="21"/>
                  <w:szCs w:val="21"/>
                  <w:highlight w:val="white"/>
                  <w:rtl w:val="0"/>
                </w:rPr>
                <w:delText xml:space="preserve">4</w:delText>
              </w:r>
            </w:del>
            <w:r w:rsidDel="00000000" w:rsidR="00000000" w:rsidRPr="00000000">
              <w:rPr>
                <w:rFonts w:ascii="Times New Roman" w:cs="Times New Roman" w:eastAsia="Times New Roman" w:hAnsi="Times New Roman"/>
                <w:sz w:val="21"/>
                <w:szCs w:val="21"/>
                <w:highlight w:val="white"/>
                <w:rtl w:val="0"/>
              </w:rPr>
              <w:t xml:space="preserve">25461429247515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0.7425461429247515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9">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SBS (Accuracy)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0.7</w:t>
            </w:r>
            <w:ins w:author="Abir LAKHAL" w:id="12" w:date="2021-01-10T09:51:21Z">
              <w:r w:rsidDel="00000000" w:rsidR="00000000" w:rsidRPr="00000000">
                <w:rPr>
                  <w:rFonts w:ascii="Times New Roman" w:cs="Times New Roman" w:eastAsia="Times New Roman" w:hAnsi="Times New Roman"/>
                  <w:sz w:val="21"/>
                  <w:szCs w:val="21"/>
                  <w:highlight w:val="white"/>
                  <w:rtl w:val="0"/>
                </w:rPr>
                <w:t xml:space="preserve">4</w:t>
              </w:r>
            </w:ins>
            <w:del w:author="Abir LAKHAL" w:id="12" w:date="2021-01-10T09:51:21Z">
              <w:r w:rsidDel="00000000" w:rsidR="00000000" w:rsidRPr="00000000">
                <w:rPr>
                  <w:rFonts w:ascii="Times New Roman" w:cs="Times New Roman" w:eastAsia="Times New Roman" w:hAnsi="Times New Roman"/>
                  <w:sz w:val="21"/>
                  <w:szCs w:val="21"/>
                  <w:highlight w:val="white"/>
                  <w:rtl w:val="0"/>
                </w:rPr>
                <w:delText xml:space="preserve">1</w:delText>
              </w:r>
            </w:del>
            <w:r w:rsidDel="00000000" w:rsidR="00000000" w:rsidRPr="00000000">
              <w:rPr>
                <w:rFonts w:ascii="Times New Roman" w:cs="Times New Roman" w:eastAsia="Times New Roman" w:hAnsi="Times New Roman"/>
                <w:sz w:val="21"/>
                <w:szCs w:val="21"/>
                <w:highlight w:val="white"/>
                <w:rtl w:val="0"/>
              </w:rPr>
              <w:t xml:space="preserve">8052738336714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before="0" w:line="276" w:lineRule="auto"/>
              <w:jc w:val="both"/>
              <w:rPr>
                <w:rFonts w:ascii="Times New Roman" w:cs="Times New Roman" w:eastAsia="Times New Roman" w:hAnsi="Times New Roman"/>
                <w:sz w:val="24"/>
                <w:szCs w:val="24"/>
                <w:rPrChange w:author="Abir LAKHAL" w:id="13" w:date="2021-01-10T09:51:43Z">
                  <w:rPr>
                    <w:rFonts w:ascii="Times New Roman" w:cs="Times New Roman" w:eastAsia="Times New Roman" w:hAnsi="Times New Roman"/>
                    <w:color w:val="008a05"/>
                    <w:sz w:val="24"/>
                    <w:szCs w:val="24"/>
                  </w:rPr>
                </w:rPrChange>
              </w:rPr>
            </w:pPr>
            <w:r w:rsidDel="00000000" w:rsidR="00000000" w:rsidRPr="00000000">
              <w:rPr>
                <w:rFonts w:ascii="Times New Roman" w:cs="Times New Roman" w:eastAsia="Times New Roman" w:hAnsi="Times New Roman"/>
                <w:sz w:val="21"/>
                <w:szCs w:val="21"/>
                <w:highlight w:val="white"/>
                <w:rtl w:val="0"/>
                <w:rPrChange w:author="Abir LAKHAL" w:id="13" w:date="2021-01-10T09:51:43Z">
                  <w:rPr>
                    <w:rFonts w:ascii="Times New Roman" w:cs="Times New Roman" w:eastAsia="Times New Roman" w:hAnsi="Times New Roman"/>
                    <w:sz w:val="21"/>
                    <w:szCs w:val="21"/>
                    <w:highlight w:val="white"/>
                  </w:rPr>
                </w:rPrChange>
              </w:rPr>
              <w:t xml:space="preserve">0.7</w:t>
            </w:r>
            <w:ins w:author="Abir LAKHAL" w:id="14" w:date="2021-01-10T09:51:17Z">
              <w:r w:rsidDel="00000000" w:rsidR="00000000" w:rsidRPr="00000000">
                <w:rPr>
                  <w:rFonts w:ascii="Times New Roman" w:cs="Times New Roman" w:eastAsia="Times New Roman" w:hAnsi="Times New Roman"/>
                  <w:sz w:val="21"/>
                  <w:szCs w:val="21"/>
                  <w:highlight w:val="white"/>
                  <w:rtl w:val="0"/>
                  <w:rPrChange w:author="Abir LAKHAL" w:id="13" w:date="2021-01-10T09:51:43Z">
                    <w:rPr>
                      <w:rFonts w:ascii="Times New Roman" w:cs="Times New Roman" w:eastAsia="Times New Roman" w:hAnsi="Times New Roman"/>
                      <w:sz w:val="21"/>
                      <w:szCs w:val="21"/>
                      <w:highlight w:val="white"/>
                    </w:rPr>
                  </w:rPrChange>
                </w:rPr>
                <w:t xml:space="preserve">1</w:t>
              </w:r>
            </w:ins>
            <w:del w:author="Abir LAKHAL" w:id="14" w:date="2021-01-10T09:51:17Z">
              <w:r w:rsidDel="00000000" w:rsidR="00000000" w:rsidRPr="00000000">
                <w:rPr>
                  <w:rFonts w:ascii="Times New Roman" w:cs="Times New Roman" w:eastAsia="Times New Roman" w:hAnsi="Times New Roman"/>
                  <w:sz w:val="21"/>
                  <w:szCs w:val="21"/>
                  <w:highlight w:val="white"/>
                  <w:rtl w:val="0"/>
                  <w:rPrChange w:author="Abir LAKHAL" w:id="13" w:date="2021-01-10T09:51:43Z">
                    <w:rPr>
                      <w:rFonts w:ascii="Times New Roman" w:cs="Times New Roman" w:eastAsia="Times New Roman" w:hAnsi="Times New Roman"/>
                      <w:sz w:val="21"/>
                      <w:szCs w:val="21"/>
                      <w:highlight w:val="white"/>
                    </w:rPr>
                  </w:rPrChange>
                </w:rPr>
                <w:delText xml:space="preserve">4</w:delText>
              </w:r>
            </w:del>
            <w:r w:rsidDel="00000000" w:rsidR="00000000" w:rsidRPr="00000000">
              <w:rPr>
                <w:rFonts w:ascii="Times New Roman" w:cs="Times New Roman" w:eastAsia="Times New Roman" w:hAnsi="Times New Roman"/>
                <w:sz w:val="21"/>
                <w:szCs w:val="21"/>
                <w:highlight w:val="white"/>
                <w:rtl w:val="0"/>
                <w:rPrChange w:author="Abir LAKHAL" w:id="13" w:date="2021-01-10T09:51:43Z">
                  <w:rPr>
                    <w:rFonts w:ascii="Times New Roman" w:cs="Times New Roman" w:eastAsia="Times New Roman" w:hAnsi="Times New Roman"/>
                    <w:sz w:val="21"/>
                    <w:szCs w:val="21"/>
                    <w:highlight w:val="white"/>
                  </w:rPr>
                </w:rPrChange>
              </w:rPr>
              <w:t xml:space="preserve">25461429247515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0.7425461429247515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D">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SFFS (AUC)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0.90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0.50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0.7425461429247515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1">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SFFS (Accuracy)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0.90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0.50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0.7425461429247515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5">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SBFS (AUC)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0.90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0.50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before="0" w:line="276"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0.7425461429247515</w:t>
            </w:r>
          </w:p>
          <w:p w:rsidR="00000000" w:rsidDel="00000000" w:rsidP="00000000" w:rsidRDefault="00000000" w:rsidRPr="00000000" w14:paraId="000001B9">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tl w:val="0"/>
              </w:rPr>
            </w:r>
          </w:p>
        </w:tc>
      </w:tr>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SBFS (Accuracy)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0.90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0.50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0.7425461429247515</w:t>
            </w:r>
            <w:r w:rsidDel="00000000" w:rsidR="00000000" w:rsidRPr="00000000">
              <w:rPr>
                <w:rtl w:val="0"/>
              </w:rPr>
            </w:r>
          </w:p>
        </w:tc>
      </w:tr>
    </w:tbl>
    <w:p w:rsidR="00000000" w:rsidDel="00000000" w:rsidP="00000000" w:rsidRDefault="00000000" w:rsidRPr="00000000" w14:paraId="000001BE">
      <w:pPr>
        <w:pStyle w:val="Heading3"/>
        <w:spacing w:line="276" w:lineRule="auto"/>
        <w:jc w:val="both"/>
        <w:rPr>
          <w:rFonts w:ascii="Times New Roman" w:cs="Times New Roman" w:eastAsia="Times New Roman" w:hAnsi="Times New Roman"/>
        </w:rPr>
      </w:pPr>
      <w:bookmarkStart w:colFirst="0" w:colLast="0" w:name="_6wf622q3diyx" w:id="43"/>
      <w:bookmarkEnd w:id="43"/>
      <w:r w:rsidDel="00000000" w:rsidR="00000000" w:rsidRPr="00000000">
        <w:rPr>
          <w:rtl w:val="0"/>
        </w:rPr>
      </w:r>
    </w:p>
    <w:p w:rsidR="00000000" w:rsidDel="00000000" w:rsidP="00000000" w:rsidRDefault="00000000" w:rsidRPr="00000000" w14:paraId="000001BF">
      <w:pPr>
        <w:pStyle w:val="Heading2"/>
        <w:spacing w:line="276" w:lineRule="auto"/>
        <w:jc w:val="both"/>
        <w:rPr>
          <w:rFonts w:ascii="Times New Roman" w:cs="Times New Roman" w:eastAsia="Times New Roman" w:hAnsi="Times New Roman"/>
        </w:rPr>
      </w:pPr>
      <w:bookmarkStart w:colFirst="0" w:colLast="0" w:name="_fvqpzxpc5bop" w:id="44"/>
      <w:bookmarkEnd w:id="44"/>
      <w:r w:rsidDel="00000000" w:rsidR="00000000" w:rsidRPr="00000000">
        <w:rPr>
          <w:rFonts w:ascii="Times New Roman" w:cs="Times New Roman" w:eastAsia="Times New Roman" w:hAnsi="Times New Roman"/>
          <w:rtl w:val="0"/>
        </w:rPr>
        <w:t xml:space="preserve">         6-Régression logistique:</w:t>
      </w:r>
      <w:r w:rsidDel="00000000" w:rsidR="00000000" w:rsidRPr="00000000">
        <w:rPr>
          <w:rtl w:val="0"/>
        </w:rPr>
      </w:r>
    </w:p>
    <w:p w:rsidR="00000000" w:rsidDel="00000000" w:rsidP="00000000" w:rsidRDefault="00000000" w:rsidRPr="00000000" w14:paraId="000001C0">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53050" cy="1133475"/>
            <wp:effectExtent b="0" l="0" r="0" t="0"/>
            <wp:docPr id="27"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535305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pStyle w:val="Heading3"/>
        <w:spacing w:line="276" w:lineRule="auto"/>
        <w:jc w:val="both"/>
        <w:rPr>
          <w:rFonts w:ascii="Times New Roman" w:cs="Times New Roman" w:eastAsia="Times New Roman" w:hAnsi="Times New Roman"/>
        </w:rPr>
      </w:pPr>
      <w:bookmarkStart w:colFirst="0" w:colLast="0" w:name="_weco954hkq3m" w:id="45"/>
      <w:bookmarkEnd w:id="45"/>
      <w:r w:rsidDel="00000000" w:rsidR="00000000" w:rsidRPr="00000000">
        <w:rPr>
          <w:rFonts w:ascii="Times New Roman" w:cs="Times New Roman" w:eastAsia="Times New Roman" w:hAnsi="Times New Roman"/>
          <w:color w:val="741b47"/>
          <w:rtl w:val="0"/>
        </w:rPr>
        <w:t xml:space="preserve">   Les résultats du modèle Régression logistique :</w:t>
      </w:r>
      <w:r w:rsidDel="00000000" w:rsidR="00000000" w:rsidRPr="00000000">
        <w:rPr>
          <w:rtl w:val="0"/>
        </w:rPr>
      </w:r>
    </w:p>
    <w:p w:rsidR="00000000" w:rsidDel="00000000" w:rsidP="00000000" w:rsidRDefault="00000000" w:rsidRPr="00000000" w14:paraId="000001C2">
      <w:pPr>
        <w:spacing w:line="276" w:lineRule="auto"/>
        <w:jc w:val="both"/>
        <w:rPr>
          <w:rFonts w:ascii="Times New Roman" w:cs="Times New Roman" w:eastAsia="Times New Roman" w:hAnsi="Times New Roman"/>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color w:val="008a05"/>
                <w:sz w:val="24"/>
                <w:szCs w:val="24"/>
                <w:rtl w:val="0"/>
              </w:rPr>
              <w:t xml:space="preserve">Feature selection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training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testing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score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7">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correlation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0.60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0.62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0.80</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B">
            <w:pPr>
              <w:spacing w:before="0" w:line="276" w:lineRule="auto"/>
              <w:jc w:val="both"/>
              <w:rPr>
                <w:rFonts w:ascii="Times New Roman" w:cs="Times New Roman" w:eastAsia="Times New Roman" w:hAnsi="Times New Roman"/>
                <w:color w:val="008a05"/>
                <w:sz w:val="24"/>
                <w:szCs w:val="24"/>
                <w:shd w:fill="ffd966" w:val="clear"/>
                <w:rPrChange w:author="Abir LAKHAL" w:id="15" w:date="2021-01-10T09:50:23Z">
                  <w:rPr>
                    <w:rFonts w:ascii="Times New Roman" w:cs="Times New Roman" w:eastAsia="Times New Roman" w:hAnsi="Times New Roman"/>
                    <w:color w:val="008a05"/>
                    <w:sz w:val="24"/>
                    <w:szCs w:val="24"/>
                  </w:rPr>
                </w:rPrChange>
              </w:rPr>
            </w:pPr>
            <w:r w:rsidDel="00000000" w:rsidR="00000000" w:rsidRPr="00000000">
              <w:rPr>
                <w:rFonts w:ascii="Times New Roman" w:cs="Times New Roman" w:eastAsia="Times New Roman" w:hAnsi="Times New Roman"/>
                <w:shd w:fill="ffd966" w:val="clear"/>
                <w:rtl w:val="0"/>
                <w:rPrChange w:author="Abir LAKHAL" w:id="15" w:date="2021-01-10T09:50:23Z">
                  <w:rPr>
                    <w:rFonts w:ascii="Times New Roman" w:cs="Times New Roman" w:eastAsia="Times New Roman" w:hAnsi="Times New Roman"/>
                  </w:rPr>
                </w:rPrChange>
              </w:rPr>
              <w:t xml:space="preserve"> dummies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before="0" w:line="276" w:lineRule="auto"/>
              <w:jc w:val="both"/>
              <w:rPr>
                <w:rFonts w:ascii="Times New Roman" w:cs="Times New Roman" w:eastAsia="Times New Roman" w:hAnsi="Times New Roman"/>
                <w:color w:val="008a05"/>
                <w:sz w:val="24"/>
                <w:szCs w:val="24"/>
                <w:shd w:fill="ffd966" w:val="clear"/>
                <w:rPrChange w:author="Abir LAKHAL" w:id="15" w:date="2021-01-10T09:50:23Z">
                  <w:rPr>
                    <w:rFonts w:ascii="Times New Roman" w:cs="Times New Roman" w:eastAsia="Times New Roman" w:hAnsi="Times New Roman"/>
                    <w:color w:val="008a05"/>
                    <w:sz w:val="24"/>
                    <w:szCs w:val="24"/>
                  </w:rPr>
                </w:rPrChange>
              </w:rPr>
            </w:pPr>
            <w:r w:rsidDel="00000000" w:rsidR="00000000" w:rsidRPr="00000000">
              <w:rPr>
                <w:rFonts w:ascii="Times New Roman" w:cs="Times New Roman" w:eastAsia="Times New Roman" w:hAnsi="Times New Roman"/>
                <w:sz w:val="21"/>
                <w:szCs w:val="21"/>
                <w:shd w:fill="ffd966" w:val="clear"/>
                <w:rtl w:val="0"/>
                <w:rPrChange w:author="Abir LAKHAL" w:id="15" w:date="2021-01-10T09:50:23Z">
                  <w:rPr>
                    <w:rFonts w:ascii="Times New Roman" w:cs="Times New Roman" w:eastAsia="Times New Roman" w:hAnsi="Times New Roman"/>
                    <w:sz w:val="21"/>
                    <w:szCs w:val="21"/>
                  </w:rPr>
                </w:rPrChange>
              </w:rPr>
              <w:t xml:space="preserve">0.7949290060851927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before="0" w:line="276" w:lineRule="auto"/>
              <w:jc w:val="both"/>
              <w:rPr>
                <w:rFonts w:ascii="Times New Roman" w:cs="Times New Roman" w:eastAsia="Times New Roman" w:hAnsi="Times New Roman"/>
                <w:color w:val="008a05"/>
                <w:sz w:val="24"/>
                <w:szCs w:val="24"/>
                <w:shd w:fill="ffd966" w:val="clear"/>
                <w:rPrChange w:author="Abir LAKHAL" w:id="15" w:date="2021-01-10T09:50:23Z">
                  <w:rPr>
                    <w:rFonts w:ascii="Times New Roman" w:cs="Times New Roman" w:eastAsia="Times New Roman" w:hAnsi="Times New Roman"/>
                    <w:color w:val="008a05"/>
                    <w:sz w:val="24"/>
                    <w:szCs w:val="24"/>
                  </w:rPr>
                </w:rPrChange>
              </w:rPr>
            </w:pPr>
            <w:r w:rsidDel="00000000" w:rsidR="00000000" w:rsidRPr="00000000">
              <w:rPr>
                <w:rFonts w:ascii="Times New Roman" w:cs="Times New Roman" w:eastAsia="Times New Roman" w:hAnsi="Times New Roman"/>
                <w:sz w:val="21"/>
                <w:szCs w:val="21"/>
                <w:shd w:fill="ffd966" w:val="clear"/>
                <w:rtl w:val="0"/>
                <w:rPrChange w:author="Abir LAKHAL" w:id="15" w:date="2021-01-10T09:50:23Z">
                  <w:rPr>
                    <w:rFonts w:ascii="Times New Roman" w:cs="Times New Roman" w:eastAsia="Times New Roman" w:hAnsi="Times New Roman"/>
                    <w:sz w:val="21"/>
                    <w:szCs w:val="21"/>
                  </w:rPr>
                </w:rPrChange>
              </w:rPr>
              <w:t xml:space="preserve">0.8064363464268812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before="0" w:line="276" w:lineRule="auto"/>
              <w:jc w:val="both"/>
              <w:rPr>
                <w:rFonts w:ascii="Times New Roman" w:cs="Times New Roman" w:eastAsia="Times New Roman" w:hAnsi="Times New Roman"/>
                <w:sz w:val="21"/>
                <w:szCs w:val="21"/>
                <w:shd w:fill="ffd966" w:val="clear"/>
                <w:rPrChange w:author="Abir LAKHAL" w:id="15" w:date="2021-01-10T09:50:23Z">
                  <w:rPr>
                    <w:rFonts w:ascii="Times New Roman" w:cs="Times New Roman" w:eastAsia="Times New Roman" w:hAnsi="Times New Roman"/>
                    <w:sz w:val="21"/>
                    <w:szCs w:val="21"/>
                  </w:rPr>
                </w:rPrChange>
              </w:rPr>
            </w:pPr>
            <w:r w:rsidDel="00000000" w:rsidR="00000000" w:rsidRPr="00000000">
              <w:rPr>
                <w:rFonts w:ascii="Times New Roman" w:cs="Times New Roman" w:eastAsia="Times New Roman" w:hAnsi="Times New Roman"/>
                <w:sz w:val="21"/>
                <w:szCs w:val="21"/>
                <w:shd w:fill="ffd966" w:val="clear"/>
                <w:rtl w:val="0"/>
                <w:rPrChange w:author="Abir LAKHAL" w:id="15" w:date="2021-01-10T09:50:23Z">
                  <w:rPr>
                    <w:rFonts w:ascii="Times New Roman" w:cs="Times New Roman" w:eastAsia="Times New Roman" w:hAnsi="Times New Roman"/>
                    <w:sz w:val="21"/>
                    <w:szCs w:val="21"/>
                  </w:rPr>
                </w:rPrChange>
              </w:rPr>
              <w:t xml:space="preserve">0.8102224325603408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F">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SFS (AUC)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0.7943204868154158</w:t>
            </w:r>
          </w:p>
          <w:p w:rsidR="00000000" w:rsidDel="00000000" w:rsidP="00000000" w:rsidRDefault="00000000" w:rsidRPr="00000000" w14:paraId="000001D1">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0.8064363464268812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0.8069096071935636</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4">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SFS (Accuracy)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0.7943204868154158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0.8064363464268812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0.8069096071935636</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8">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SBS (AUC)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0.7945233265720081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0.8078561287269286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0.8078561287269286</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C">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SBS (Accuracy)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0.7945233265720081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0.8078561287269286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0.8078561287269286</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0">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SFFS (AUC)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0.7943204868154158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before="0" w:line="276"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0.8064363464268812</w:t>
            </w:r>
          </w:p>
          <w:p w:rsidR="00000000" w:rsidDel="00000000" w:rsidP="00000000" w:rsidRDefault="00000000" w:rsidRPr="00000000" w14:paraId="000001E3">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0.8064363464268812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5">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SFFS (Accuracy)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0.7949290060851927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0.7949290060851927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0.8069096071935636</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9">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SBFS (AUC)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before="0" w:line="276"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0.7949290060851927</w:t>
            </w:r>
          </w:p>
          <w:p w:rsidR="00000000" w:rsidDel="00000000" w:rsidP="00000000" w:rsidRDefault="00000000" w:rsidRPr="00000000" w14:paraId="000001EB">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before="0" w:line="276"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0.8064363464268812</w:t>
            </w:r>
          </w:p>
          <w:p w:rsidR="00000000" w:rsidDel="00000000" w:rsidP="00000000" w:rsidRDefault="00000000" w:rsidRPr="00000000" w14:paraId="000001ED">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0.8017037387600567</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F">
            <w:pPr>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rtl w:val="0"/>
              </w:rPr>
              <w:t xml:space="preserve">SBFS (Accuracy)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0.7949290060851927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before="0" w:line="276"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0.8064363464268812</w:t>
            </w:r>
          </w:p>
          <w:p w:rsidR="00000000" w:rsidDel="00000000" w:rsidP="00000000" w:rsidRDefault="00000000" w:rsidRPr="00000000" w14:paraId="000001F2">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before="0" w:line="276" w:lineRule="auto"/>
              <w:jc w:val="both"/>
              <w:rPr>
                <w:rFonts w:ascii="Times New Roman" w:cs="Times New Roman" w:eastAsia="Times New Roman" w:hAnsi="Times New Roman"/>
                <w:color w:val="008a05"/>
                <w:sz w:val="24"/>
                <w:szCs w:val="24"/>
              </w:rPr>
            </w:pPr>
            <w:r w:rsidDel="00000000" w:rsidR="00000000" w:rsidRPr="00000000">
              <w:rPr>
                <w:rFonts w:ascii="Times New Roman" w:cs="Times New Roman" w:eastAsia="Times New Roman" w:hAnsi="Times New Roman"/>
                <w:sz w:val="21"/>
                <w:szCs w:val="21"/>
                <w:highlight w:val="white"/>
                <w:rtl w:val="0"/>
              </w:rPr>
              <w:t xml:space="preserve">0.8064363464268812</w:t>
            </w:r>
            <w:r w:rsidDel="00000000" w:rsidR="00000000" w:rsidRPr="00000000">
              <w:rPr>
                <w:rtl w:val="0"/>
              </w:rPr>
            </w:r>
          </w:p>
        </w:tc>
      </w:tr>
    </w:tbl>
    <w:p w:rsidR="00000000" w:rsidDel="00000000" w:rsidP="00000000" w:rsidRDefault="00000000" w:rsidRPr="00000000" w14:paraId="000001F4">
      <w:pPr>
        <w:pStyle w:val="Heading1"/>
        <w:spacing w:line="276" w:lineRule="auto"/>
        <w:ind w:left="0" w:firstLine="0"/>
        <w:jc w:val="both"/>
        <w:rPr>
          <w:rFonts w:ascii="Times New Roman" w:cs="Times New Roman" w:eastAsia="Times New Roman" w:hAnsi="Times New Roman"/>
          <w:color w:val="ff0000"/>
          <w:sz w:val="24"/>
          <w:szCs w:val="24"/>
        </w:rPr>
      </w:pPr>
      <w:bookmarkStart w:colFirst="0" w:colLast="0" w:name="_pesa48d8fktl" w:id="46"/>
      <w:bookmarkEnd w:id="46"/>
      <w:r w:rsidDel="00000000" w:rsidR="00000000" w:rsidRPr="00000000">
        <w:rPr>
          <w:rtl w:val="0"/>
        </w:rPr>
      </w:r>
    </w:p>
    <w:p w:rsidR="00000000" w:rsidDel="00000000" w:rsidP="00000000" w:rsidRDefault="00000000" w:rsidRPr="00000000" w14:paraId="000001F5">
      <w:pPr>
        <w:pStyle w:val="Heading1"/>
        <w:spacing w:line="276" w:lineRule="auto"/>
        <w:ind w:left="0" w:firstLine="0"/>
        <w:jc w:val="both"/>
        <w:rPr>
          <w:rFonts w:ascii="Times New Roman" w:cs="Times New Roman" w:eastAsia="Times New Roman" w:hAnsi="Times New Roman"/>
        </w:rPr>
      </w:pPr>
      <w:bookmarkStart w:colFirst="0" w:colLast="0" w:name="_4hbsngemgujd" w:id="47"/>
      <w:bookmarkEnd w:id="47"/>
      <w:r w:rsidDel="00000000" w:rsidR="00000000" w:rsidRPr="00000000">
        <w:rPr>
          <w:rFonts w:ascii="Times New Roman" w:cs="Times New Roman" w:eastAsia="Times New Roman" w:hAnsi="Times New Roman"/>
          <w:rtl w:val="0"/>
        </w:rPr>
        <w:t xml:space="preserve">VI-Evaluation:</w:t>
      </w:r>
    </w:p>
    <w:p w:rsidR="00000000" w:rsidDel="00000000" w:rsidP="00000000" w:rsidRDefault="00000000" w:rsidRPr="00000000" w14:paraId="000001F6">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rtl w:val="0"/>
        </w:rPr>
        <w:t xml:space="preserve">Cette section analyse les résultats obtenus à partir des expériences réalisées dans le cadre de la recherche. Ce chapitre évalue la puissance prédictive des modèles d'apprentissage automatique supervisé. Chaque modèle a été comparé par son score F1. Une comparaison a également été réalisée avec les résultats obtenus avec un jeu de données déséquilibré et des données échantillonnées.</w:t>
      </w:r>
      <w:r w:rsidDel="00000000" w:rsidR="00000000" w:rsidRPr="00000000">
        <w:rPr>
          <w:rtl w:val="0"/>
        </w:rPr>
      </w:r>
    </w:p>
    <w:p w:rsidR="00000000" w:rsidDel="00000000" w:rsidP="00000000" w:rsidRDefault="00000000" w:rsidRPr="00000000" w14:paraId="000001F8">
      <w:pPr>
        <w:keepLines w:val="1"/>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 appliquant plusieurs algorithmes diffèrent après avoir passé par les étapes de la méthodologie CRISP et après avoir les tester avec plusieurs méthodes de feature selection, celles déjà proposées dans les deux articles donnés et d’autres méthodes pour améliorer ces résultats .</w:t>
      </w:r>
    </w:p>
    <w:p w:rsidR="00000000" w:rsidDel="00000000" w:rsidP="00000000" w:rsidRDefault="00000000" w:rsidRPr="00000000" w14:paraId="000001F9">
      <w:pPr>
        <w:keepLines w:val="1"/>
        <w:spacing w:line="276" w:lineRule="auto"/>
        <w:ind w:left="0" w:firstLine="0"/>
        <w:jc w:val="both"/>
        <w:rPr>
          <w:ins w:author="Abir LAKHAL" w:id="16" w:date="2021-01-10T10:44:45Z"/>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a trouvé la valeur la plus performante est le modèle SBS et SBFS appliquée sur l’algorithme  Classifier </w:t>
      </w:r>
      <w:r w:rsidDel="00000000" w:rsidR="00000000" w:rsidRPr="00000000">
        <w:rPr>
          <w:rFonts w:ascii="Times New Roman" w:cs="Times New Roman" w:eastAsia="Times New Roman" w:hAnsi="Times New Roman"/>
          <w:b w:val="1"/>
          <w:color w:val="93c47d"/>
          <w:sz w:val="24"/>
          <w:szCs w:val="24"/>
          <w:rtl w:val="0"/>
        </w:rPr>
        <w:t xml:space="preserve">K  Nearest Neighbors ( KNN) </w:t>
      </w:r>
      <w:r w:rsidDel="00000000" w:rsidR="00000000" w:rsidRPr="00000000">
        <w:rPr>
          <w:rFonts w:ascii="Times New Roman" w:cs="Times New Roman" w:eastAsia="Times New Roman" w:hAnsi="Times New Roman"/>
          <w:sz w:val="24"/>
          <w:szCs w:val="24"/>
          <w:rtl w:val="0"/>
        </w:rPr>
        <w:t xml:space="preserve">avec </w:t>
      </w:r>
      <w:r w:rsidDel="00000000" w:rsidR="00000000" w:rsidRPr="00000000">
        <w:rPr>
          <w:rFonts w:ascii="Times New Roman" w:cs="Times New Roman" w:eastAsia="Times New Roman" w:hAnsi="Times New Roman"/>
          <w:b w:val="1"/>
          <w:color w:val="6aa84f"/>
          <w:sz w:val="24"/>
          <w:szCs w:val="24"/>
          <w:rtl w:val="0"/>
        </w:rPr>
        <w:t xml:space="preserve">81% pour le Test set est aussi pour le train set.</w:t>
      </w:r>
      <w:r w:rsidDel="00000000" w:rsidR="00000000" w:rsidRPr="00000000">
        <w:rPr>
          <w:rFonts w:ascii="Times New Roman" w:cs="Times New Roman" w:eastAsia="Times New Roman" w:hAnsi="Times New Roman"/>
          <w:sz w:val="24"/>
          <w:szCs w:val="24"/>
          <w:rtl w:val="0"/>
        </w:rPr>
        <w:t xml:space="preserve">.</w:t>
      </w:r>
      <w:ins w:author="Abir LAKHAL" w:id="16" w:date="2021-01-10T10:44:45Z">
        <w:r w:rsidDel="00000000" w:rsidR="00000000" w:rsidRPr="00000000">
          <w:rPr>
            <w:rtl w:val="0"/>
          </w:rPr>
        </w:r>
      </w:ins>
    </w:p>
    <w:p w:rsidR="00000000" w:rsidDel="00000000" w:rsidP="00000000" w:rsidRDefault="00000000" w:rsidRPr="00000000" w14:paraId="000001FA">
      <w:pPr>
        <w:keepLines w:val="1"/>
        <w:spacing w:line="276" w:lineRule="auto"/>
        <w:ind w:left="0" w:firstLine="0"/>
        <w:jc w:val="both"/>
        <w:rPr>
          <w:ins w:author="Abir LAKHAL" w:id="16" w:date="2021-01-10T10:44:45Z"/>
          <w:rFonts w:ascii="Times New Roman" w:cs="Times New Roman" w:eastAsia="Times New Roman" w:hAnsi="Times New Roman"/>
          <w:sz w:val="24"/>
          <w:szCs w:val="24"/>
        </w:rPr>
      </w:pPr>
      <w:ins w:author="Abir LAKHAL" w:id="16" w:date="2021-01-10T10:44:45Z">
        <w:r w:rsidDel="00000000" w:rsidR="00000000" w:rsidRPr="00000000">
          <w:rPr>
            <w:rFonts w:ascii="Times New Roman" w:cs="Times New Roman" w:eastAsia="Times New Roman" w:hAnsi="Times New Roman"/>
            <w:sz w:val="24"/>
            <w:szCs w:val="24"/>
          </w:rPr>
          <w:drawing>
            <wp:inline distB="114300" distT="114300" distL="114300" distR="114300">
              <wp:extent cx="5943600" cy="2667000"/>
              <wp:effectExtent b="0" l="0" r="0" t="0"/>
              <wp:docPr id="40" name="image36.png"/>
              <a:graphic>
                <a:graphicData uri="http://schemas.openxmlformats.org/drawingml/2006/picture">
                  <pic:pic>
                    <pic:nvPicPr>
                      <pic:cNvPr id="0" name="image36.png"/>
                      <pic:cNvPicPr preferRelativeResize="0"/>
                    </pic:nvPicPr>
                    <pic:blipFill>
                      <a:blip r:embed="rId47"/>
                      <a:srcRect b="0" l="0" r="0" t="0"/>
                      <a:stretch>
                        <a:fillRect/>
                      </a:stretch>
                    </pic:blipFill>
                    <pic:spPr>
                      <a:xfrm>
                        <a:off x="0" y="0"/>
                        <a:ext cx="5943600" cy="2667000"/>
                      </a:xfrm>
                      <a:prstGeom prst="rect"/>
                      <a:ln/>
                    </pic:spPr>
                  </pic:pic>
                </a:graphicData>
              </a:graphic>
            </wp:inline>
          </w:drawing>
        </w:r>
        <w:r w:rsidDel="00000000" w:rsidR="00000000" w:rsidRPr="00000000">
          <w:rPr>
            <w:rtl w:val="0"/>
          </w:rPr>
        </w:r>
      </w:ins>
    </w:p>
    <w:p w:rsidR="00000000" w:rsidDel="00000000" w:rsidP="00000000" w:rsidRDefault="00000000" w:rsidRPr="00000000" w14:paraId="000001FB">
      <w:pPr>
        <w:keepLines w:val="1"/>
        <w:spacing w:line="276" w:lineRule="auto"/>
        <w:ind w:left="0" w:firstLine="0"/>
        <w:jc w:val="both"/>
        <w:rPr>
          <w:rFonts w:ascii="Times New Roman" w:cs="Times New Roman" w:eastAsia="Times New Roman" w:hAnsi="Times New Roman"/>
          <w:sz w:val="24"/>
          <w:szCs w:val="24"/>
        </w:rPr>
      </w:pPr>
      <w:ins w:author="Abir LAKHAL" w:id="16" w:date="2021-01-10T10:44:45Z">
        <w:r w:rsidDel="00000000" w:rsidR="00000000" w:rsidRPr="00000000">
          <w:rPr>
            <w:rFonts w:ascii="Times New Roman" w:cs="Times New Roman" w:eastAsia="Times New Roman" w:hAnsi="Times New Roman"/>
            <w:sz w:val="24"/>
            <w:szCs w:val="24"/>
          </w:rPr>
          <w:drawing>
            <wp:inline distB="114300" distT="114300" distL="114300" distR="114300">
              <wp:extent cx="5815013" cy="3143250"/>
              <wp:effectExtent b="0" l="0" r="0" t="0"/>
              <wp:docPr id="32" name="image37.png"/>
              <a:graphic>
                <a:graphicData uri="http://schemas.openxmlformats.org/drawingml/2006/picture">
                  <pic:pic>
                    <pic:nvPicPr>
                      <pic:cNvPr id="0" name="image37.png"/>
                      <pic:cNvPicPr preferRelativeResize="0"/>
                    </pic:nvPicPr>
                    <pic:blipFill>
                      <a:blip r:embed="rId48"/>
                      <a:srcRect b="0" l="0" r="44871" t="0"/>
                      <a:stretch>
                        <a:fillRect/>
                      </a:stretch>
                    </pic:blipFill>
                    <pic:spPr>
                      <a:xfrm>
                        <a:off x="0" y="0"/>
                        <a:ext cx="5815013" cy="3143250"/>
                      </a:xfrm>
                      <a:prstGeom prst="rect"/>
                      <a:ln/>
                    </pic:spPr>
                  </pic:pic>
                </a:graphicData>
              </a:graphic>
            </wp:inline>
          </w:drawing>
        </w:r>
      </w:ins>
      <w:r w:rsidDel="00000000" w:rsidR="00000000" w:rsidRPr="00000000">
        <w:rPr>
          <w:rtl w:val="0"/>
        </w:rPr>
      </w:r>
    </w:p>
    <w:p w:rsidR="00000000" w:rsidDel="00000000" w:rsidP="00000000" w:rsidRDefault="00000000" w:rsidRPr="00000000" w14:paraId="000001FC">
      <w:pPr>
        <w:keepLines w:val="1"/>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keepLines w:val="1"/>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948613" cy="3108111"/>
            <wp:effectExtent b="0" l="0" r="0" t="0"/>
            <wp:docPr id="20"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7948613" cy="3108111"/>
                    </a:xfrm>
                    <a:prstGeom prst="rect"/>
                    <a:ln/>
                  </pic:spPr>
                </pic:pic>
              </a:graphicData>
            </a:graphic>
          </wp:inline>
        </w:drawing>
      </w:r>
      <w:r w:rsidDel="00000000" w:rsidR="00000000" w:rsidRPr="00000000">
        <w:rPr>
          <w:rtl w:val="0"/>
        </w:rPr>
      </w:r>
    </w:p>
    <w:sectPr>
      <w:headerReference r:id="rId50" w:type="default"/>
      <w:headerReference r:id="rId51" w:type="first"/>
      <w:footerReference r:id="rId52" w:type="default"/>
      <w:footerReference r:id="rId53" w:type="first"/>
      <w:pgSz w:h="15840" w:w="12240" w:orient="portrait"/>
      <w:pgMar w:bottom="85.03937007874129" w:top="566.9291338582677"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Gungsuh"/>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bster">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1">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17" name="image3.png"/>
          <a:graphic>
            <a:graphicData uri="http://schemas.openxmlformats.org/drawingml/2006/picture">
              <pic:pic>
                <pic:nvPicPr>
                  <pic:cNvPr descr="footer" id="0" name="image3.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2">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6" name="image3.png"/>
          <a:graphic>
            <a:graphicData uri="http://schemas.openxmlformats.org/drawingml/2006/picture">
              <pic:pic>
                <pic:nvPicPr>
                  <pic:cNvPr descr="footer" id="0" name="image3.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E">
    <w:pPr>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 line" id="28"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48"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1FF">
    <w:pPr>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8" name="image2.png"/>
          <a:graphic>
            <a:graphicData uri="http://schemas.openxmlformats.org/drawingml/2006/picture">
              <pic:pic>
                <pic:nvPicPr>
                  <pic:cNvPr descr="short line" id="0" name="image2.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0">
    <w:pPr>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42"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color w:val="039be5"/>
      <w:sz w:val="36"/>
      <w:szCs w:val="36"/>
    </w:rPr>
  </w:style>
  <w:style w:type="paragraph" w:styleId="Heading2">
    <w:name w:val="heading 2"/>
    <w:basedOn w:val="Normal"/>
    <w:next w:val="Normal"/>
    <w:pPr>
      <w:keepNext w:val="1"/>
      <w:keepLines w:val="1"/>
    </w:pPr>
    <w:rPr>
      <w:color w:val="e61a17"/>
      <w:sz w:val="28"/>
      <w:szCs w:val="28"/>
    </w:rPr>
  </w:style>
  <w:style w:type="paragraph" w:styleId="Heading3">
    <w:name w:val="heading 3"/>
    <w:basedOn w:val="Normal"/>
    <w:next w:val="Normal"/>
    <w:pPr>
      <w:keepNext w:val="1"/>
      <w:keepLines w:val="1"/>
    </w:pPr>
    <w:rPr>
      <w:color w:val="008a05"/>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spacing w:after="200" w:lineRule="auto"/>
    </w:pPr>
    <w:rPr>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3.png"/><Relationship Id="rId42" Type="http://schemas.openxmlformats.org/officeDocument/2006/relationships/image" Target="media/image7.png"/><Relationship Id="rId41" Type="http://schemas.openxmlformats.org/officeDocument/2006/relationships/image" Target="media/image25.png"/><Relationship Id="rId44" Type="http://schemas.openxmlformats.org/officeDocument/2006/relationships/image" Target="media/image29.png"/><Relationship Id="rId43" Type="http://schemas.openxmlformats.org/officeDocument/2006/relationships/image" Target="media/image32.png"/><Relationship Id="rId46" Type="http://schemas.openxmlformats.org/officeDocument/2006/relationships/image" Target="media/image14.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48" Type="http://schemas.openxmlformats.org/officeDocument/2006/relationships/image" Target="media/image37.png"/><Relationship Id="rId47" Type="http://schemas.openxmlformats.org/officeDocument/2006/relationships/image" Target="media/image36.png"/><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42.png"/><Relationship Id="rId8" Type="http://schemas.openxmlformats.org/officeDocument/2006/relationships/image" Target="media/image39.png"/><Relationship Id="rId31" Type="http://schemas.openxmlformats.org/officeDocument/2006/relationships/image" Target="media/image24.png"/><Relationship Id="rId30" Type="http://schemas.openxmlformats.org/officeDocument/2006/relationships/image" Target="media/image33.png"/><Relationship Id="rId33" Type="http://schemas.openxmlformats.org/officeDocument/2006/relationships/image" Target="media/image40.png"/><Relationship Id="rId32" Type="http://schemas.openxmlformats.org/officeDocument/2006/relationships/image" Target="media/image8.png"/><Relationship Id="rId35" Type="http://schemas.openxmlformats.org/officeDocument/2006/relationships/image" Target="media/image44.png"/><Relationship Id="rId34" Type="http://schemas.openxmlformats.org/officeDocument/2006/relationships/image" Target="media/image45.png"/><Relationship Id="rId37" Type="http://schemas.openxmlformats.org/officeDocument/2006/relationships/image" Target="media/image41.png"/><Relationship Id="rId36" Type="http://schemas.openxmlformats.org/officeDocument/2006/relationships/image" Target="media/image46.png"/><Relationship Id="rId39" Type="http://schemas.openxmlformats.org/officeDocument/2006/relationships/image" Target="media/image34.png"/><Relationship Id="rId38" Type="http://schemas.openxmlformats.org/officeDocument/2006/relationships/image" Target="media/image35.png"/><Relationship Id="rId20" Type="http://schemas.openxmlformats.org/officeDocument/2006/relationships/image" Target="media/image21.png"/><Relationship Id="rId22" Type="http://schemas.openxmlformats.org/officeDocument/2006/relationships/image" Target="media/image5.png"/><Relationship Id="rId21" Type="http://schemas.openxmlformats.org/officeDocument/2006/relationships/image" Target="media/image18.png"/><Relationship Id="rId24" Type="http://schemas.openxmlformats.org/officeDocument/2006/relationships/image" Target="media/image10.png"/><Relationship Id="rId23" Type="http://schemas.openxmlformats.org/officeDocument/2006/relationships/image" Target="media/image31.png"/><Relationship Id="rId26" Type="http://schemas.openxmlformats.org/officeDocument/2006/relationships/image" Target="media/image1.png"/><Relationship Id="rId25" Type="http://schemas.openxmlformats.org/officeDocument/2006/relationships/image" Target="media/image30.png"/><Relationship Id="rId28" Type="http://schemas.openxmlformats.org/officeDocument/2006/relationships/image" Target="media/image28.png"/><Relationship Id="rId27" Type="http://schemas.openxmlformats.org/officeDocument/2006/relationships/image" Target="media/image11.png"/><Relationship Id="rId29" Type="http://schemas.openxmlformats.org/officeDocument/2006/relationships/image" Target="media/image4.png"/><Relationship Id="rId51" Type="http://schemas.openxmlformats.org/officeDocument/2006/relationships/header" Target="header2.xml"/><Relationship Id="rId50" Type="http://schemas.openxmlformats.org/officeDocument/2006/relationships/header" Target="header1.xml"/><Relationship Id="rId53" Type="http://schemas.openxmlformats.org/officeDocument/2006/relationships/footer" Target="footer1.xml"/><Relationship Id="rId52" Type="http://schemas.openxmlformats.org/officeDocument/2006/relationships/footer" Target="footer2.xml"/><Relationship Id="rId11" Type="http://schemas.openxmlformats.org/officeDocument/2006/relationships/image" Target="media/image12.png"/><Relationship Id="rId10" Type="http://schemas.openxmlformats.org/officeDocument/2006/relationships/image" Target="media/image26.png"/><Relationship Id="rId13" Type="http://schemas.openxmlformats.org/officeDocument/2006/relationships/image" Target="media/image22.png"/><Relationship Id="rId12" Type="http://schemas.openxmlformats.org/officeDocument/2006/relationships/image" Target="media/image6.png"/><Relationship Id="rId15" Type="http://schemas.openxmlformats.org/officeDocument/2006/relationships/image" Target="media/image16.png"/><Relationship Id="rId14" Type="http://schemas.openxmlformats.org/officeDocument/2006/relationships/image" Target="media/image23.png"/><Relationship Id="rId17" Type="http://schemas.openxmlformats.org/officeDocument/2006/relationships/image" Target="media/image27.png"/><Relationship Id="rId16" Type="http://schemas.openxmlformats.org/officeDocument/2006/relationships/image" Target="media/image15.png"/><Relationship Id="rId19" Type="http://schemas.openxmlformats.org/officeDocument/2006/relationships/image" Target="media/image19.png"/><Relationship Id="rId18" Type="http://schemas.openxmlformats.org/officeDocument/2006/relationships/image" Target="media/image38.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Lobster-regular.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